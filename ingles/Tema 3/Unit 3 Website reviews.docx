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658F08" w14:textId="0E2C866D" w:rsidR="000248C8" w:rsidRDefault="00961FD1" w:rsidP="22AE9422">
      <w:pPr>
        <w:spacing w:after="0"/>
        <w:rPr>
          <w:b/>
          <w:bCs/>
          <w:sz w:val="24"/>
          <w:szCs w:val="24"/>
          <w:u w:val="single"/>
          <w:lang w:val="en-US"/>
        </w:rPr>
      </w:pPr>
      <w:r w:rsidRPr="22AE9422">
        <w:rPr>
          <w:b/>
          <w:bCs/>
          <w:sz w:val="24"/>
          <w:szCs w:val="24"/>
          <w:u w:val="single"/>
          <w:lang w:val="en-US"/>
        </w:rPr>
        <w:t>UNIT 3: Service</w:t>
      </w:r>
      <w:r w:rsidR="6ABABB3D" w:rsidRPr="22AE9422">
        <w:rPr>
          <w:b/>
          <w:bCs/>
          <w:sz w:val="24"/>
          <w:szCs w:val="24"/>
          <w:u w:val="single"/>
          <w:lang w:val="en-US"/>
        </w:rPr>
        <w:t>s</w:t>
      </w:r>
    </w:p>
    <w:p w14:paraId="152CFF4C" w14:textId="77777777" w:rsidR="000248C8" w:rsidRDefault="000248C8">
      <w:pPr>
        <w:spacing w:after="0"/>
        <w:rPr>
          <w:b/>
          <w:sz w:val="24"/>
          <w:szCs w:val="24"/>
          <w:u w:val="single"/>
          <w:lang w:val="en-US"/>
        </w:rPr>
      </w:pPr>
    </w:p>
    <w:p w14:paraId="31062C7B" w14:textId="15CE1108" w:rsidR="007A63DE" w:rsidRDefault="007A63DE" w:rsidP="007A63DE">
      <w:pPr>
        <w:spacing w:after="0"/>
        <w:rPr>
          <w:sz w:val="24"/>
          <w:szCs w:val="24"/>
          <w:lang w:val="en-US"/>
        </w:rPr>
      </w:pPr>
    </w:p>
    <w:p w14:paraId="7A4AD4D5" w14:textId="544332F1" w:rsidR="000248C8" w:rsidRDefault="00961FD1">
      <w:pPr>
        <w:numPr>
          <w:ilvl w:val="0"/>
          <w:numId w:val="1"/>
        </w:numPr>
        <w:spacing w:after="0"/>
        <w:rPr>
          <w:sz w:val="24"/>
          <w:szCs w:val="24"/>
          <w:lang w:val="en-US"/>
        </w:rPr>
      </w:pPr>
      <w:r>
        <w:rPr>
          <w:sz w:val="24"/>
          <w:szCs w:val="24"/>
          <w:lang w:val="en-US"/>
        </w:rPr>
        <w:t xml:space="preserve">Website </w:t>
      </w:r>
      <w:r>
        <w:rPr>
          <w:b/>
          <w:bCs/>
          <w:sz w:val="24"/>
          <w:szCs w:val="24"/>
          <w:lang w:val="en-US"/>
        </w:rPr>
        <w:t xml:space="preserve">reviews </w:t>
      </w:r>
    </w:p>
    <w:p w14:paraId="23D3E17F" w14:textId="77777777" w:rsidR="000248C8" w:rsidRDefault="00961FD1">
      <w:pPr>
        <w:numPr>
          <w:ilvl w:val="0"/>
          <w:numId w:val="1"/>
        </w:numPr>
        <w:spacing w:after="0"/>
        <w:rPr>
          <w:sz w:val="24"/>
          <w:szCs w:val="24"/>
          <w:lang w:val="en-US"/>
        </w:rPr>
      </w:pPr>
      <w:r>
        <w:rPr>
          <w:sz w:val="24"/>
          <w:szCs w:val="24"/>
          <w:lang w:val="en-US"/>
        </w:rPr>
        <w:t>Explaining how something works.</w:t>
      </w:r>
    </w:p>
    <w:p w14:paraId="127E9131" w14:textId="77777777" w:rsidR="000248C8" w:rsidRDefault="00961FD1">
      <w:pPr>
        <w:numPr>
          <w:ilvl w:val="0"/>
          <w:numId w:val="1"/>
        </w:numPr>
        <w:spacing w:after="0"/>
        <w:rPr>
          <w:sz w:val="24"/>
          <w:szCs w:val="24"/>
          <w:lang w:val="en-US"/>
        </w:rPr>
      </w:pPr>
      <w:r>
        <w:rPr>
          <w:sz w:val="24"/>
          <w:szCs w:val="24"/>
          <w:lang w:val="en-US"/>
        </w:rPr>
        <w:t>Comparison and contrast.</w:t>
      </w:r>
    </w:p>
    <w:p w14:paraId="1C94C64A" w14:textId="60D3D71B" w:rsidR="000248C8" w:rsidRDefault="00961FD1">
      <w:pPr>
        <w:numPr>
          <w:ilvl w:val="0"/>
          <w:numId w:val="1"/>
        </w:numPr>
        <w:spacing w:after="0"/>
        <w:rPr>
          <w:sz w:val="24"/>
          <w:szCs w:val="24"/>
          <w:lang w:val="en-US"/>
        </w:rPr>
      </w:pPr>
      <w:r w:rsidRPr="22AE9422">
        <w:rPr>
          <w:sz w:val="24"/>
          <w:szCs w:val="24"/>
          <w:lang w:val="en-US"/>
        </w:rPr>
        <w:t xml:space="preserve">Grammar: </w:t>
      </w:r>
      <w:r w:rsidR="00F50CB8" w:rsidRPr="22AE9422">
        <w:rPr>
          <w:sz w:val="24"/>
          <w:szCs w:val="24"/>
          <w:lang w:val="en-US"/>
        </w:rPr>
        <w:t>adjectives/adverbs</w:t>
      </w:r>
      <w:r w:rsidR="5E9F603F" w:rsidRPr="22AE9422">
        <w:rPr>
          <w:sz w:val="24"/>
          <w:szCs w:val="24"/>
          <w:lang w:val="en-US"/>
        </w:rPr>
        <w:t>;</w:t>
      </w:r>
      <w:r w:rsidR="00B427F7">
        <w:rPr>
          <w:sz w:val="24"/>
          <w:szCs w:val="24"/>
          <w:lang w:val="en-US"/>
        </w:rPr>
        <w:t xml:space="preserve"> phrasal verbs</w:t>
      </w:r>
    </w:p>
    <w:p w14:paraId="1287D549" w14:textId="1FCC8659" w:rsidR="000248C8" w:rsidRDefault="00F50CB8">
      <w:pPr>
        <w:numPr>
          <w:ilvl w:val="0"/>
          <w:numId w:val="1"/>
        </w:numPr>
        <w:spacing w:after="0"/>
        <w:rPr>
          <w:sz w:val="24"/>
          <w:szCs w:val="24"/>
          <w:lang w:val="en-US"/>
        </w:rPr>
      </w:pPr>
      <w:r>
        <w:rPr>
          <w:sz w:val="24"/>
          <w:szCs w:val="24"/>
          <w:lang w:val="en-US"/>
        </w:rPr>
        <w:t>Task</w:t>
      </w:r>
      <w:r w:rsidR="00961FD1">
        <w:rPr>
          <w:sz w:val="24"/>
          <w:szCs w:val="24"/>
          <w:lang w:val="en-US"/>
        </w:rPr>
        <w:t>: Explaining how something works.</w:t>
      </w:r>
    </w:p>
    <w:p w14:paraId="000E012E" w14:textId="77777777" w:rsidR="000248C8" w:rsidRDefault="000248C8">
      <w:pPr>
        <w:spacing w:after="0"/>
        <w:rPr>
          <w:sz w:val="24"/>
          <w:szCs w:val="24"/>
          <w:lang w:val="en-US"/>
        </w:rPr>
      </w:pPr>
    </w:p>
    <w:p w14:paraId="789CD034" w14:textId="165E000E" w:rsidR="007A63DE" w:rsidRPr="007A63DE" w:rsidRDefault="007A63DE" w:rsidP="008C789E">
      <w:pPr>
        <w:spacing w:after="0" w:line="360" w:lineRule="auto"/>
        <w:rPr>
          <w:b/>
          <w:sz w:val="24"/>
          <w:szCs w:val="24"/>
          <w:lang w:val="en-US"/>
        </w:rPr>
      </w:pPr>
      <w:r w:rsidRPr="007A63DE">
        <w:rPr>
          <w:b/>
          <w:sz w:val="24"/>
          <w:szCs w:val="24"/>
          <w:lang w:val="en-US"/>
        </w:rPr>
        <w:t>Service systems</w:t>
      </w:r>
    </w:p>
    <w:p w14:paraId="2F34CF43" w14:textId="0FE76A87" w:rsidR="007A63DE" w:rsidRPr="007A63DE" w:rsidRDefault="007A63DE" w:rsidP="008C789E">
      <w:pPr>
        <w:pStyle w:val="Prrafodelista"/>
        <w:numPr>
          <w:ilvl w:val="0"/>
          <w:numId w:val="4"/>
        </w:numPr>
        <w:spacing w:after="0" w:line="360" w:lineRule="auto"/>
        <w:rPr>
          <w:bCs/>
          <w:sz w:val="24"/>
          <w:szCs w:val="24"/>
          <w:lang w:val="en-US"/>
        </w:rPr>
      </w:pPr>
      <w:r>
        <w:rPr>
          <w:rFonts w:ascii="Arial" w:hAnsi="Arial" w:cs="Arial"/>
          <w:color w:val="202122"/>
          <w:sz w:val="21"/>
          <w:szCs w:val="21"/>
          <w:shd w:val="clear" w:color="auto" w:fill="FFFFFF"/>
        </w:rPr>
        <w:t>delivery of products and services</w:t>
      </w:r>
    </w:p>
    <w:p w14:paraId="3BEE76BD" w14:textId="06F4544F" w:rsidR="007A63DE" w:rsidRPr="007A63DE" w:rsidRDefault="007A63DE" w:rsidP="22AE9422">
      <w:pPr>
        <w:pStyle w:val="Prrafodelista"/>
        <w:numPr>
          <w:ilvl w:val="0"/>
          <w:numId w:val="4"/>
        </w:numPr>
        <w:spacing w:after="0" w:line="360" w:lineRule="auto"/>
        <w:rPr>
          <w:sz w:val="24"/>
          <w:szCs w:val="24"/>
          <w:lang w:val="en-US"/>
        </w:rPr>
      </w:pPr>
      <w:r w:rsidRPr="007A63DE">
        <w:rPr>
          <w:rFonts w:ascii="Arial" w:hAnsi="Arial" w:cs="Arial"/>
          <w:color w:val="202122"/>
          <w:sz w:val="21"/>
          <w:szCs w:val="21"/>
          <w:shd w:val="clear" w:color="auto" w:fill="FFFFFF"/>
          <w:lang w:val="en-GB"/>
        </w:rPr>
        <w:t>configuration of technology and networks designed to delive</w:t>
      </w:r>
      <w:r>
        <w:rPr>
          <w:rFonts w:ascii="Arial" w:hAnsi="Arial" w:cs="Arial"/>
          <w:color w:val="202122"/>
          <w:sz w:val="21"/>
          <w:szCs w:val="21"/>
          <w:shd w:val="clear" w:color="auto" w:fill="FFFFFF"/>
          <w:lang w:val="en-GB"/>
        </w:rPr>
        <w:t>r services</w:t>
      </w:r>
      <w:r w:rsidRPr="007A63DE">
        <w:rPr>
          <w:rFonts w:ascii="Arial" w:hAnsi="Arial" w:cs="Arial"/>
          <w:color w:val="202122"/>
          <w:sz w:val="21"/>
          <w:szCs w:val="21"/>
          <w:shd w:val="clear" w:color="auto" w:fill="FFFFFF"/>
          <w:lang w:val="en-GB"/>
        </w:rPr>
        <w:t> that satisfy the needs, wants, or aspirations of customers</w:t>
      </w:r>
    </w:p>
    <w:p w14:paraId="190AC9B0" w14:textId="5C3D2BA2" w:rsidR="22AE9422" w:rsidRDefault="22AE9422" w:rsidP="22AE9422">
      <w:pPr>
        <w:spacing w:after="0" w:line="360" w:lineRule="auto"/>
        <w:ind w:left="360"/>
        <w:rPr>
          <w:rFonts w:ascii="Arial" w:hAnsi="Arial" w:cs="Arial"/>
          <w:color w:val="202122"/>
          <w:sz w:val="21"/>
          <w:szCs w:val="21"/>
          <w:lang w:val="en-GB"/>
        </w:rPr>
      </w:pPr>
    </w:p>
    <w:p w14:paraId="77C0A3AA" w14:textId="049A8091" w:rsidR="000248C8" w:rsidRDefault="00961FD1" w:rsidP="22AE9422">
      <w:pPr>
        <w:pStyle w:val="Prrafodelista"/>
        <w:numPr>
          <w:ilvl w:val="0"/>
          <w:numId w:val="2"/>
        </w:numPr>
        <w:spacing w:after="0" w:line="360" w:lineRule="auto"/>
        <w:rPr>
          <w:b/>
          <w:bCs/>
          <w:sz w:val="24"/>
          <w:szCs w:val="24"/>
          <w:lang w:val="en-US"/>
        </w:rPr>
      </w:pPr>
      <w:r w:rsidRPr="22AE9422">
        <w:rPr>
          <w:b/>
          <w:bCs/>
          <w:sz w:val="24"/>
          <w:szCs w:val="24"/>
          <w:lang w:val="en-US"/>
        </w:rPr>
        <w:t>Website reviews</w:t>
      </w:r>
    </w:p>
    <w:p w14:paraId="34539FE1" w14:textId="5F7E20A6" w:rsidR="000248C8" w:rsidRDefault="00961FD1" w:rsidP="008C789E">
      <w:pPr>
        <w:spacing w:after="0" w:line="360" w:lineRule="auto"/>
        <w:rPr>
          <w:sz w:val="24"/>
          <w:szCs w:val="24"/>
          <w:lang w:val="en-US"/>
        </w:rPr>
      </w:pPr>
      <w:r>
        <w:rPr>
          <w:sz w:val="24"/>
          <w:szCs w:val="24"/>
          <w:lang w:val="en-US"/>
        </w:rPr>
        <w:t xml:space="preserve">More than 88% of online shoppers incorporate reviews into their </w:t>
      </w:r>
      <w:r w:rsidR="007A63DE">
        <w:rPr>
          <w:b/>
          <w:bCs/>
          <w:sz w:val="24"/>
          <w:szCs w:val="24"/>
          <w:lang w:val="en-US"/>
        </w:rPr>
        <w:t>(adquisiciones)</w:t>
      </w:r>
      <w:r>
        <w:rPr>
          <w:b/>
          <w:bCs/>
          <w:sz w:val="24"/>
          <w:szCs w:val="24"/>
          <w:lang w:val="en-US"/>
        </w:rPr>
        <w:t xml:space="preserve"> </w:t>
      </w:r>
      <w:r>
        <w:rPr>
          <w:sz w:val="24"/>
          <w:szCs w:val="24"/>
          <w:lang w:val="en-US"/>
        </w:rPr>
        <w:t xml:space="preserve">decisions. Businesses are told to get more reviews on review websites to keep attracting new </w:t>
      </w:r>
      <w:r w:rsidR="007A63DE">
        <w:rPr>
          <w:b/>
          <w:bCs/>
          <w:sz w:val="24"/>
          <w:szCs w:val="24"/>
          <w:lang w:val="en-US"/>
        </w:rPr>
        <w:t>clientes</w:t>
      </w:r>
      <w:r>
        <w:rPr>
          <w:sz w:val="24"/>
          <w:szCs w:val="24"/>
          <w:lang w:val="en-US"/>
        </w:rPr>
        <w:t xml:space="preserve">. And, as consumers, we are </w:t>
      </w:r>
      <w:r w:rsidR="007A63DE">
        <w:rPr>
          <w:sz w:val="24"/>
          <w:szCs w:val="24"/>
          <w:lang w:val="en-US"/>
        </w:rPr>
        <w:t>asked</w:t>
      </w:r>
      <w:r>
        <w:rPr>
          <w:sz w:val="24"/>
          <w:szCs w:val="24"/>
          <w:lang w:val="en-US"/>
        </w:rPr>
        <w:t xml:space="preserve"> to leave a review for almost every transaction we complete.</w:t>
      </w:r>
    </w:p>
    <w:p w14:paraId="07293C9B" w14:textId="77777777" w:rsidR="000248C8" w:rsidRDefault="00961FD1" w:rsidP="008C789E">
      <w:pPr>
        <w:spacing w:after="0" w:line="360" w:lineRule="auto"/>
        <w:rPr>
          <w:sz w:val="24"/>
          <w:szCs w:val="24"/>
          <w:lang w:val="en-US"/>
        </w:rPr>
      </w:pPr>
      <w:r>
        <w:rPr>
          <w:sz w:val="24"/>
          <w:szCs w:val="24"/>
          <w:lang w:val="en-US"/>
        </w:rPr>
        <w:t xml:space="preserve">Business reviews help shape a company's online reputation. In fact, one of the worst things a business can do is ignore their online reviews and social posts. </w:t>
      </w:r>
    </w:p>
    <w:p w14:paraId="5406ACD2" w14:textId="7A10F775" w:rsidR="000248C8" w:rsidRDefault="00961FD1" w:rsidP="008C789E">
      <w:pPr>
        <w:spacing w:after="0" w:line="360" w:lineRule="auto"/>
        <w:rPr>
          <w:sz w:val="24"/>
          <w:szCs w:val="24"/>
          <w:lang w:val="en-US"/>
        </w:rPr>
      </w:pPr>
      <w:r>
        <w:rPr>
          <w:sz w:val="24"/>
          <w:szCs w:val="24"/>
          <w:lang w:val="en-US"/>
        </w:rPr>
        <w:t xml:space="preserve">Business reviews provide valuable </w:t>
      </w:r>
      <w:r w:rsidR="008C789E">
        <w:rPr>
          <w:sz w:val="24"/>
          <w:szCs w:val="24"/>
          <w:lang w:val="en-US"/>
        </w:rPr>
        <w:t>(</w:t>
      </w:r>
      <w:r w:rsidR="008C789E">
        <w:rPr>
          <w:b/>
          <w:bCs/>
          <w:sz w:val="24"/>
          <w:szCs w:val="24"/>
          <w:lang w:val="en-US"/>
        </w:rPr>
        <w:t>retroalimentacion)</w:t>
      </w:r>
      <w:r>
        <w:rPr>
          <w:sz w:val="24"/>
          <w:szCs w:val="24"/>
          <w:lang w:val="en-US"/>
        </w:rPr>
        <w:t xml:space="preserve"> for businesses. While it can be easy for a company to </w:t>
      </w:r>
      <w:r w:rsidRPr="008C789E">
        <w:rPr>
          <w:b/>
          <w:bCs/>
          <w:sz w:val="24"/>
          <w:szCs w:val="24"/>
          <w:lang w:val="en-US"/>
        </w:rPr>
        <w:t>take</w:t>
      </w:r>
      <w:r>
        <w:rPr>
          <w:sz w:val="24"/>
          <w:szCs w:val="24"/>
          <w:lang w:val="en-US"/>
        </w:rPr>
        <w:t xml:space="preserve"> negative comments </w:t>
      </w:r>
      <w:r w:rsidRPr="008C789E">
        <w:rPr>
          <w:b/>
          <w:bCs/>
          <w:sz w:val="24"/>
          <w:szCs w:val="24"/>
          <w:lang w:val="en-US"/>
        </w:rPr>
        <w:t>to heart</w:t>
      </w:r>
      <w:r>
        <w:rPr>
          <w:sz w:val="24"/>
          <w:szCs w:val="24"/>
          <w:lang w:val="en-US"/>
        </w:rPr>
        <w:t xml:space="preserve">, it is important to recognize that reviews are constructive feedback. All in all, reviews are actually valuable feedback! They help a company measure their </w:t>
      </w:r>
      <w:r w:rsidR="008C789E">
        <w:rPr>
          <w:b/>
          <w:bCs/>
          <w:sz w:val="24"/>
          <w:szCs w:val="24"/>
          <w:lang w:val="en-US"/>
        </w:rPr>
        <w:t>(rendimiento)</w:t>
      </w:r>
      <w:r>
        <w:rPr>
          <w:sz w:val="24"/>
          <w:szCs w:val="24"/>
          <w:lang w:val="en-US"/>
        </w:rPr>
        <w:t xml:space="preserve"> and see how they can</w:t>
      </w:r>
      <w:r>
        <w:rPr>
          <w:b/>
          <w:bCs/>
          <w:sz w:val="24"/>
          <w:szCs w:val="24"/>
          <w:lang w:val="en-US"/>
        </w:rPr>
        <w:t xml:space="preserve"> </w:t>
      </w:r>
      <w:r w:rsidR="008C789E">
        <w:rPr>
          <w:b/>
          <w:bCs/>
          <w:sz w:val="24"/>
          <w:szCs w:val="24"/>
          <w:lang w:val="en-US"/>
        </w:rPr>
        <w:t>(mejorar)</w:t>
      </w:r>
      <w:r>
        <w:rPr>
          <w:sz w:val="24"/>
          <w:szCs w:val="24"/>
          <w:lang w:val="en-US"/>
        </w:rPr>
        <w:t xml:space="preserve">. </w:t>
      </w:r>
      <w:r w:rsidRPr="008C789E">
        <w:rPr>
          <w:b/>
          <w:bCs/>
          <w:sz w:val="24"/>
          <w:szCs w:val="24"/>
          <w:lang w:val="en-US"/>
        </w:rPr>
        <w:t>There is</w:t>
      </w:r>
      <w:r>
        <w:rPr>
          <w:sz w:val="24"/>
          <w:szCs w:val="24"/>
          <w:lang w:val="en-US"/>
        </w:rPr>
        <w:t xml:space="preserve"> always </w:t>
      </w:r>
      <w:r w:rsidRPr="008C789E">
        <w:rPr>
          <w:b/>
          <w:bCs/>
          <w:sz w:val="24"/>
          <w:szCs w:val="24"/>
          <w:lang w:val="en-US"/>
        </w:rPr>
        <w:t>room</w:t>
      </w:r>
      <w:r>
        <w:rPr>
          <w:sz w:val="24"/>
          <w:szCs w:val="24"/>
          <w:lang w:val="en-US"/>
        </w:rPr>
        <w:t xml:space="preserve"> for improvement and a lot can be learned even from positive business reviews.</w:t>
      </w:r>
    </w:p>
    <w:p w14:paraId="1F20DC11" w14:textId="31D45B52" w:rsidR="000248C8" w:rsidRDefault="00961FD1" w:rsidP="008C789E">
      <w:pPr>
        <w:spacing w:after="0" w:line="360" w:lineRule="auto"/>
        <w:rPr>
          <w:sz w:val="24"/>
          <w:szCs w:val="24"/>
          <w:lang w:val="en-US"/>
        </w:rPr>
      </w:pPr>
      <w:r>
        <w:rPr>
          <w:sz w:val="24"/>
          <w:szCs w:val="24"/>
          <w:lang w:val="en-US"/>
        </w:rPr>
        <w:t xml:space="preserve">Through reviews, businesses can see which products or services they should </w:t>
      </w:r>
      <w:r w:rsidR="008C789E">
        <w:rPr>
          <w:b/>
          <w:bCs/>
          <w:sz w:val="24"/>
          <w:szCs w:val="24"/>
          <w:lang w:val="en-US"/>
        </w:rPr>
        <w:t>(presumir/alardear)</w:t>
      </w:r>
      <w:r>
        <w:rPr>
          <w:sz w:val="24"/>
          <w:szCs w:val="24"/>
          <w:lang w:val="en-US"/>
        </w:rPr>
        <w:t xml:space="preserve"> and which needs work. </w:t>
      </w:r>
    </w:p>
    <w:p w14:paraId="4AA7419B" w14:textId="77777777" w:rsidR="000248C8" w:rsidRDefault="000248C8">
      <w:pPr>
        <w:spacing w:after="0"/>
        <w:rPr>
          <w:sz w:val="24"/>
          <w:szCs w:val="24"/>
          <w:lang w:val="en-US"/>
        </w:rPr>
      </w:pPr>
    </w:p>
    <w:p w14:paraId="0D8CB173" w14:textId="77777777" w:rsidR="000248C8" w:rsidRDefault="000248C8">
      <w:pPr>
        <w:spacing w:after="0"/>
        <w:rPr>
          <w:sz w:val="24"/>
          <w:szCs w:val="24"/>
          <w:lang w:val="en-US"/>
        </w:rPr>
      </w:pPr>
    </w:p>
    <w:p w14:paraId="7CD98AA6" w14:textId="3AC0163B" w:rsidR="000248C8" w:rsidRDefault="000248C8">
      <w:pPr>
        <w:spacing w:after="0"/>
        <w:rPr>
          <w:sz w:val="24"/>
          <w:szCs w:val="24"/>
          <w:lang w:val="en-US"/>
        </w:rPr>
      </w:pPr>
    </w:p>
    <w:p w14:paraId="7621AD2C" w14:textId="04FD65BA" w:rsidR="008C789E" w:rsidRDefault="008C789E">
      <w:pPr>
        <w:spacing w:after="0"/>
        <w:rPr>
          <w:sz w:val="24"/>
          <w:szCs w:val="24"/>
          <w:lang w:val="en-US"/>
        </w:rPr>
      </w:pPr>
    </w:p>
    <w:p w14:paraId="0834440D" w14:textId="58235208" w:rsidR="008C789E" w:rsidRDefault="008C789E">
      <w:pPr>
        <w:spacing w:after="0"/>
        <w:rPr>
          <w:sz w:val="24"/>
          <w:szCs w:val="24"/>
          <w:lang w:val="en-US"/>
        </w:rPr>
      </w:pPr>
    </w:p>
    <w:p w14:paraId="5E0ED64B" w14:textId="77777777" w:rsidR="008C789E" w:rsidRDefault="008C789E">
      <w:pPr>
        <w:spacing w:after="0"/>
        <w:rPr>
          <w:sz w:val="24"/>
          <w:szCs w:val="24"/>
          <w:lang w:val="en-US"/>
        </w:rPr>
      </w:pPr>
    </w:p>
    <w:p w14:paraId="13A6C4D8" w14:textId="46EBF6BC" w:rsidR="002D7FEC" w:rsidRDefault="002D7FEC" w:rsidP="22AE9422">
      <w:pPr>
        <w:spacing w:after="0"/>
        <w:rPr>
          <w:sz w:val="24"/>
          <w:szCs w:val="24"/>
          <w:u w:val="single"/>
          <w:lang w:val="en-US"/>
        </w:rPr>
      </w:pPr>
    </w:p>
    <w:p w14:paraId="731EED91" w14:textId="77777777" w:rsidR="002D7FEC" w:rsidRDefault="002D7FEC">
      <w:pPr>
        <w:spacing w:after="0"/>
        <w:rPr>
          <w:sz w:val="24"/>
          <w:szCs w:val="24"/>
          <w:lang w:val="en-US"/>
        </w:rPr>
      </w:pPr>
    </w:p>
    <w:p w14:paraId="54E7EE73" w14:textId="77777777" w:rsidR="000248C8" w:rsidRDefault="00961FD1">
      <w:pPr>
        <w:spacing w:after="0"/>
        <w:rPr>
          <w:b/>
          <w:sz w:val="24"/>
          <w:szCs w:val="24"/>
          <w:lang w:val="en-US"/>
        </w:rPr>
      </w:pPr>
      <w:r>
        <w:rPr>
          <w:b/>
          <w:sz w:val="24"/>
          <w:szCs w:val="24"/>
          <w:lang w:val="en-US"/>
        </w:rPr>
        <w:t>Read these websites reviews:</w:t>
      </w:r>
    </w:p>
    <w:p w14:paraId="60B3A52B" w14:textId="77777777" w:rsidR="000248C8" w:rsidRDefault="000248C8">
      <w:pPr>
        <w:spacing w:after="0"/>
        <w:rPr>
          <w:sz w:val="24"/>
          <w:szCs w:val="24"/>
          <w:lang w:val="en-US"/>
        </w:rPr>
      </w:pPr>
    </w:p>
    <w:p w14:paraId="66D4405B" w14:textId="77777777" w:rsidR="000248C8" w:rsidRDefault="00961FD1">
      <w:pPr>
        <w:spacing w:after="0"/>
        <w:rPr>
          <w:sz w:val="24"/>
          <w:szCs w:val="24"/>
          <w:lang w:val="en-US"/>
        </w:rPr>
      </w:pPr>
      <w:r>
        <w:rPr>
          <w:noProof/>
        </w:rPr>
        <w:drawing>
          <wp:inline distT="0" distB="0" distL="0" distR="0" wp14:anchorId="3FD4A485" wp14:editId="47A02AD0">
            <wp:extent cx="5971251" cy="5654649"/>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974236" cy="5657475"/>
                    </a:xfrm>
                    <a:prstGeom prst="rect">
                      <a:avLst/>
                    </a:prstGeom>
                  </pic:spPr>
                </pic:pic>
              </a:graphicData>
            </a:graphic>
          </wp:inline>
        </w:drawing>
      </w:r>
    </w:p>
    <w:p w14:paraId="77B5C5D0" w14:textId="77777777" w:rsidR="000248C8" w:rsidRDefault="000248C8">
      <w:pPr>
        <w:spacing w:after="0"/>
        <w:rPr>
          <w:sz w:val="24"/>
          <w:szCs w:val="24"/>
          <w:lang w:val="en-US"/>
        </w:rPr>
      </w:pPr>
    </w:p>
    <w:p w14:paraId="3050E486" w14:textId="79B7EBAC" w:rsidR="000248C8" w:rsidRPr="00EC19B8" w:rsidRDefault="00961FD1" w:rsidP="00EC19B8">
      <w:pPr>
        <w:spacing w:after="0"/>
        <w:rPr>
          <w:sz w:val="24"/>
          <w:szCs w:val="24"/>
          <w:lang w:val="en-US"/>
        </w:rPr>
      </w:pPr>
      <w:r>
        <w:rPr>
          <w:sz w:val="24"/>
          <w:szCs w:val="24"/>
          <w:lang w:val="en-US"/>
        </w:rPr>
        <w:t xml:space="preserve">What kind of website is each extract about? </w:t>
      </w:r>
    </w:p>
    <w:p w14:paraId="00A1DA7B" w14:textId="77777777" w:rsidR="00EC19B8" w:rsidRPr="00EC19B8" w:rsidRDefault="00EC19B8">
      <w:pPr>
        <w:spacing w:after="0" w:line="360" w:lineRule="auto"/>
        <w:rPr>
          <w:lang w:val="en-US"/>
        </w:rPr>
      </w:pPr>
    </w:p>
    <w:p w14:paraId="5C475CB3" w14:textId="77777777" w:rsidR="000248C8" w:rsidRDefault="006164A2">
      <w:pPr>
        <w:spacing w:after="0" w:line="360" w:lineRule="auto"/>
        <w:rPr>
          <w:rStyle w:val="Hipervnculo"/>
          <w:color w:val="auto"/>
          <w:sz w:val="24"/>
          <w:szCs w:val="24"/>
          <w:u w:val="none"/>
          <w:lang w:val="en-US"/>
        </w:rPr>
      </w:pPr>
      <w:hyperlink r:id="rId12" w:tgtFrame="_blank" w:history="1">
        <w:r w:rsidR="00961FD1">
          <w:rPr>
            <w:rStyle w:val="Hipervnculo"/>
            <w:color w:val="auto"/>
            <w:sz w:val="24"/>
            <w:szCs w:val="24"/>
            <w:u w:val="none"/>
            <w:lang w:val="en-US"/>
          </w:rPr>
          <w:t>Which are the best review sites and why?</w:t>
        </w:r>
      </w:hyperlink>
    </w:p>
    <w:p w14:paraId="38BC2BD3" w14:textId="4544BB71" w:rsidR="00EC19B8" w:rsidRDefault="00EC19B8">
      <w:pPr>
        <w:spacing w:after="0" w:line="360" w:lineRule="auto"/>
        <w:rPr>
          <w:sz w:val="24"/>
          <w:szCs w:val="24"/>
          <w:lang w:val="en-US"/>
        </w:rPr>
      </w:pPr>
    </w:p>
    <w:p w14:paraId="78D7CA52" w14:textId="097997B1" w:rsidR="002D7FEC" w:rsidRDefault="002D7FEC">
      <w:pPr>
        <w:spacing w:after="0" w:line="360" w:lineRule="auto"/>
        <w:rPr>
          <w:sz w:val="24"/>
          <w:szCs w:val="24"/>
          <w:lang w:val="en-US"/>
        </w:rPr>
      </w:pPr>
    </w:p>
    <w:p w14:paraId="18BD03FF" w14:textId="264F04F0" w:rsidR="002D7FEC" w:rsidRDefault="002D7FEC">
      <w:pPr>
        <w:spacing w:after="0" w:line="360" w:lineRule="auto"/>
        <w:rPr>
          <w:sz w:val="24"/>
          <w:szCs w:val="24"/>
          <w:lang w:val="en-US"/>
        </w:rPr>
      </w:pPr>
    </w:p>
    <w:p w14:paraId="407D209D" w14:textId="77777777" w:rsidR="002D7FEC" w:rsidRDefault="002D7FEC">
      <w:pPr>
        <w:spacing w:after="0" w:line="360" w:lineRule="auto"/>
        <w:rPr>
          <w:sz w:val="24"/>
          <w:szCs w:val="24"/>
          <w:lang w:val="en-US"/>
        </w:rPr>
      </w:pPr>
    </w:p>
    <w:p w14:paraId="25EA1911" w14:textId="77777777" w:rsidR="000248C8" w:rsidRDefault="00961FD1">
      <w:pPr>
        <w:spacing w:after="0" w:line="360" w:lineRule="auto"/>
        <w:rPr>
          <w:b/>
          <w:sz w:val="24"/>
          <w:szCs w:val="24"/>
          <w:lang w:val="en-US"/>
        </w:rPr>
      </w:pPr>
      <w:r>
        <w:rPr>
          <w:b/>
          <w:sz w:val="24"/>
          <w:szCs w:val="24"/>
          <w:lang w:val="en-US"/>
        </w:rPr>
        <w:t>Describe these sites using verbs like: help, allow, let, make it easier for…(with or without “to”):</w:t>
      </w:r>
    </w:p>
    <w:p w14:paraId="20D06BBB" w14:textId="77777777" w:rsidR="00EC19B8" w:rsidRDefault="00EC19B8">
      <w:pPr>
        <w:spacing w:after="0" w:line="360" w:lineRule="auto"/>
        <w:rPr>
          <w:b/>
          <w:sz w:val="24"/>
          <w:szCs w:val="24"/>
          <w:lang w:val="en-US"/>
        </w:rPr>
      </w:pPr>
    </w:p>
    <w:p w14:paraId="76C1B481" w14:textId="77777777" w:rsidR="000248C8" w:rsidRDefault="00961FD1">
      <w:pPr>
        <w:spacing w:after="0" w:line="360" w:lineRule="auto"/>
        <w:rPr>
          <w:sz w:val="24"/>
          <w:szCs w:val="24"/>
        </w:rPr>
      </w:pPr>
      <w:r>
        <w:rPr>
          <w:noProof/>
        </w:rPr>
        <w:drawing>
          <wp:inline distT="0" distB="0" distL="0" distR="0" wp14:anchorId="484D17E1" wp14:editId="4A3C8F32">
            <wp:extent cx="808990" cy="713740"/>
            <wp:effectExtent l="0" t="0" r="0" b="0"/>
            <wp:docPr id="29" name="Picture 29" descr="Vacation re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13">
                      <a:extLst>
                        <a:ext uri="{28A0092B-C50C-407E-A947-70E740481C1C}">
                          <a14:useLocalDpi xmlns:a14="http://schemas.microsoft.com/office/drawing/2010/main" val="0"/>
                        </a:ext>
                      </a:extLst>
                    </a:blip>
                    <a:stretch>
                      <a:fillRect/>
                    </a:stretch>
                  </pic:blipFill>
                  <pic:spPr>
                    <a:xfrm>
                      <a:off x="0" y="0"/>
                      <a:ext cx="808990" cy="713740"/>
                    </a:xfrm>
                    <a:prstGeom prst="rect">
                      <a:avLst/>
                    </a:prstGeom>
                  </pic:spPr>
                </pic:pic>
              </a:graphicData>
            </a:graphic>
          </wp:inline>
        </w:drawing>
      </w:r>
      <w:r>
        <w:rPr>
          <w:noProof/>
        </w:rPr>
        <w:drawing>
          <wp:inline distT="0" distB="0" distL="0" distR="0" wp14:anchorId="3BF33CFD" wp14:editId="62BC7EE1">
            <wp:extent cx="808990" cy="713740"/>
            <wp:effectExtent l="0" t="0" r="0" b="0"/>
            <wp:docPr id="31" name="Picture 31" descr="car-re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14">
                      <a:extLst>
                        <a:ext uri="{28A0092B-C50C-407E-A947-70E740481C1C}">
                          <a14:useLocalDpi xmlns:a14="http://schemas.microsoft.com/office/drawing/2010/main" val="0"/>
                        </a:ext>
                      </a:extLst>
                    </a:blip>
                    <a:stretch>
                      <a:fillRect/>
                    </a:stretch>
                  </pic:blipFill>
                  <pic:spPr>
                    <a:xfrm>
                      <a:off x="0" y="0"/>
                      <a:ext cx="808990" cy="713740"/>
                    </a:xfrm>
                    <a:prstGeom prst="rect">
                      <a:avLst/>
                    </a:prstGeom>
                  </pic:spPr>
                </pic:pic>
              </a:graphicData>
            </a:graphic>
          </wp:inline>
        </w:drawing>
      </w:r>
      <w:r>
        <w:rPr>
          <w:noProof/>
        </w:rPr>
        <w:drawing>
          <wp:inline distT="0" distB="0" distL="0" distR="0" wp14:anchorId="706AB80E" wp14:editId="27D4059C">
            <wp:extent cx="808990" cy="713740"/>
            <wp:effectExtent l="0" t="0" r="0" b="0"/>
            <wp:docPr id="32" name="Picture 32" descr="https://www.kadaza.com/system/logo_images/12144/original/yelp-te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15">
                      <a:extLst>
                        <a:ext uri="{28A0092B-C50C-407E-A947-70E740481C1C}">
                          <a14:useLocalDpi xmlns:a14="http://schemas.microsoft.com/office/drawing/2010/main" val="0"/>
                        </a:ext>
                      </a:extLst>
                    </a:blip>
                    <a:stretch>
                      <a:fillRect/>
                    </a:stretch>
                  </pic:blipFill>
                  <pic:spPr>
                    <a:xfrm>
                      <a:off x="0" y="0"/>
                      <a:ext cx="808990" cy="713740"/>
                    </a:xfrm>
                    <a:prstGeom prst="rect">
                      <a:avLst/>
                    </a:prstGeom>
                  </pic:spPr>
                </pic:pic>
              </a:graphicData>
            </a:graphic>
          </wp:inline>
        </w:drawing>
      </w:r>
      <w:r>
        <w:rPr>
          <w:noProof/>
        </w:rPr>
        <w:drawing>
          <wp:inline distT="0" distB="0" distL="0" distR="0" wp14:anchorId="01658739" wp14:editId="24C2BE74">
            <wp:extent cx="808990" cy="713740"/>
            <wp:effectExtent l="0" t="0" r="0" b="0"/>
            <wp:docPr id="34" name="Picture 34" descr="Airb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16">
                      <a:extLst>
                        <a:ext uri="{28A0092B-C50C-407E-A947-70E740481C1C}">
                          <a14:useLocalDpi xmlns:a14="http://schemas.microsoft.com/office/drawing/2010/main" val="0"/>
                        </a:ext>
                      </a:extLst>
                    </a:blip>
                    <a:stretch>
                      <a:fillRect/>
                    </a:stretch>
                  </pic:blipFill>
                  <pic:spPr>
                    <a:xfrm>
                      <a:off x="0" y="0"/>
                      <a:ext cx="808990" cy="713740"/>
                    </a:xfrm>
                    <a:prstGeom prst="rect">
                      <a:avLst/>
                    </a:prstGeom>
                  </pic:spPr>
                </pic:pic>
              </a:graphicData>
            </a:graphic>
          </wp:inline>
        </w:drawing>
      </w:r>
      <w:r>
        <w:rPr>
          <w:noProof/>
        </w:rPr>
        <w:drawing>
          <wp:inline distT="0" distB="0" distL="0" distR="0" wp14:anchorId="5E1C905C" wp14:editId="3331EB6C">
            <wp:extent cx="808990" cy="713740"/>
            <wp:effectExtent l="0" t="0" r="0" b="0"/>
            <wp:docPr id="35" name="Picture 35" descr="Ind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17">
                      <a:extLst>
                        <a:ext uri="{28A0092B-C50C-407E-A947-70E740481C1C}">
                          <a14:useLocalDpi xmlns:a14="http://schemas.microsoft.com/office/drawing/2010/main" val="0"/>
                        </a:ext>
                      </a:extLst>
                    </a:blip>
                    <a:stretch>
                      <a:fillRect/>
                    </a:stretch>
                  </pic:blipFill>
                  <pic:spPr>
                    <a:xfrm>
                      <a:off x="0" y="0"/>
                      <a:ext cx="808990" cy="713740"/>
                    </a:xfrm>
                    <a:prstGeom prst="rect">
                      <a:avLst/>
                    </a:prstGeom>
                  </pic:spPr>
                </pic:pic>
              </a:graphicData>
            </a:graphic>
          </wp:inline>
        </w:drawing>
      </w:r>
      <w:r>
        <w:rPr>
          <w:noProof/>
        </w:rPr>
        <w:drawing>
          <wp:inline distT="0" distB="0" distL="0" distR="0" wp14:anchorId="552736B7" wp14:editId="15EF8D0E">
            <wp:extent cx="808990" cy="713740"/>
            <wp:effectExtent l="0" t="0" r="0" b="0"/>
            <wp:docPr id="36" name="Picture 36" descr="Flic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18">
                      <a:extLst>
                        <a:ext uri="{28A0092B-C50C-407E-A947-70E740481C1C}">
                          <a14:useLocalDpi xmlns:a14="http://schemas.microsoft.com/office/drawing/2010/main" val="0"/>
                        </a:ext>
                      </a:extLst>
                    </a:blip>
                    <a:stretch>
                      <a:fillRect/>
                    </a:stretch>
                  </pic:blipFill>
                  <pic:spPr>
                    <a:xfrm>
                      <a:off x="0" y="0"/>
                      <a:ext cx="808990" cy="713740"/>
                    </a:xfrm>
                    <a:prstGeom prst="rect">
                      <a:avLst/>
                    </a:prstGeom>
                  </pic:spPr>
                </pic:pic>
              </a:graphicData>
            </a:graphic>
          </wp:inline>
        </w:drawing>
      </w:r>
    </w:p>
    <w:p w14:paraId="0036B553" w14:textId="77777777" w:rsidR="000248C8" w:rsidRDefault="00961FD1">
      <w:pPr>
        <w:spacing w:after="0" w:line="360" w:lineRule="auto"/>
        <w:rPr>
          <w:sz w:val="24"/>
          <w:szCs w:val="24"/>
        </w:rPr>
      </w:pPr>
      <w:r>
        <w:rPr>
          <w:noProof/>
        </w:rPr>
        <w:drawing>
          <wp:inline distT="0" distB="0" distL="0" distR="0" wp14:anchorId="0E389345" wp14:editId="029DC232">
            <wp:extent cx="808990" cy="713740"/>
            <wp:effectExtent l="0" t="0" r="0" b="0"/>
            <wp:docPr id="37" name="Picture 37" descr="Online game re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19">
                      <a:extLst>
                        <a:ext uri="{28A0092B-C50C-407E-A947-70E740481C1C}">
                          <a14:useLocalDpi xmlns:a14="http://schemas.microsoft.com/office/drawing/2010/main" val="0"/>
                        </a:ext>
                      </a:extLst>
                    </a:blip>
                    <a:stretch>
                      <a:fillRect/>
                    </a:stretch>
                  </pic:blipFill>
                  <pic:spPr>
                    <a:xfrm>
                      <a:off x="0" y="0"/>
                      <a:ext cx="808990" cy="713740"/>
                    </a:xfrm>
                    <a:prstGeom prst="rect">
                      <a:avLst/>
                    </a:prstGeom>
                  </pic:spPr>
                </pic:pic>
              </a:graphicData>
            </a:graphic>
          </wp:inline>
        </w:drawing>
      </w:r>
      <w:r>
        <w:rPr>
          <w:noProof/>
        </w:rPr>
        <w:drawing>
          <wp:inline distT="0" distB="0" distL="0" distR="0" wp14:anchorId="7D360D67" wp14:editId="0F3294D5">
            <wp:extent cx="808990" cy="713740"/>
            <wp:effectExtent l="0" t="0" r="0" b="0"/>
            <wp:docPr id="38" name="Picture 38" descr="https://www.kadaza.com/system/logo_images/9114/original/imdb-20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20">
                      <a:extLst>
                        <a:ext uri="{28A0092B-C50C-407E-A947-70E740481C1C}">
                          <a14:useLocalDpi xmlns:a14="http://schemas.microsoft.com/office/drawing/2010/main" val="0"/>
                        </a:ext>
                      </a:extLst>
                    </a:blip>
                    <a:stretch>
                      <a:fillRect/>
                    </a:stretch>
                  </pic:blipFill>
                  <pic:spPr>
                    <a:xfrm>
                      <a:off x="0" y="0"/>
                      <a:ext cx="808990" cy="713740"/>
                    </a:xfrm>
                    <a:prstGeom prst="rect">
                      <a:avLst/>
                    </a:prstGeom>
                  </pic:spPr>
                </pic:pic>
              </a:graphicData>
            </a:graphic>
          </wp:inline>
        </w:drawing>
      </w:r>
      <w:r>
        <w:rPr>
          <w:noProof/>
        </w:rPr>
        <w:drawing>
          <wp:inline distT="0" distB="0" distL="0" distR="0" wp14:anchorId="14CE869A" wp14:editId="09991FE6">
            <wp:extent cx="808990" cy="713740"/>
            <wp:effectExtent l="0" t="0" r="0" b="0"/>
            <wp:docPr id="39" name="Picture 39" descr="Spot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21">
                      <a:extLst>
                        <a:ext uri="{28A0092B-C50C-407E-A947-70E740481C1C}">
                          <a14:useLocalDpi xmlns:a14="http://schemas.microsoft.com/office/drawing/2010/main" val="0"/>
                        </a:ext>
                      </a:extLst>
                    </a:blip>
                    <a:stretch>
                      <a:fillRect/>
                    </a:stretch>
                  </pic:blipFill>
                  <pic:spPr>
                    <a:xfrm>
                      <a:off x="0" y="0"/>
                      <a:ext cx="808990" cy="713740"/>
                    </a:xfrm>
                    <a:prstGeom prst="rect">
                      <a:avLst/>
                    </a:prstGeom>
                  </pic:spPr>
                </pic:pic>
              </a:graphicData>
            </a:graphic>
          </wp:inline>
        </w:drawing>
      </w:r>
      <w:r>
        <w:rPr>
          <w:noProof/>
        </w:rPr>
        <w:drawing>
          <wp:inline distT="0" distB="0" distL="0" distR="0" wp14:anchorId="0FC9E143" wp14:editId="67778367">
            <wp:extent cx="808990" cy="713740"/>
            <wp:effectExtent l="0" t="0" r="0" b="0"/>
            <wp:docPr id="40" name="Picture 40" descr="Pc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22">
                      <a:extLst>
                        <a:ext uri="{28A0092B-C50C-407E-A947-70E740481C1C}">
                          <a14:useLocalDpi xmlns:a14="http://schemas.microsoft.com/office/drawing/2010/main" val="0"/>
                        </a:ext>
                      </a:extLst>
                    </a:blip>
                    <a:stretch>
                      <a:fillRect/>
                    </a:stretch>
                  </pic:blipFill>
                  <pic:spPr>
                    <a:xfrm>
                      <a:off x="0" y="0"/>
                      <a:ext cx="808990" cy="713740"/>
                    </a:xfrm>
                    <a:prstGeom prst="rect">
                      <a:avLst/>
                    </a:prstGeom>
                  </pic:spPr>
                </pic:pic>
              </a:graphicData>
            </a:graphic>
          </wp:inline>
        </w:drawing>
      </w:r>
    </w:p>
    <w:p w14:paraId="4DD6D963" w14:textId="77777777" w:rsidR="00EC19B8" w:rsidRDefault="00EC19B8">
      <w:pPr>
        <w:spacing w:after="0" w:line="360" w:lineRule="auto"/>
        <w:rPr>
          <w:sz w:val="24"/>
          <w:szCs w:val="24"/>
          <w:lang w:val="en-US"/>
        </w:rPr>
      </w:pPr>
    </w:p>
    <w:p w14:paraId="3635EF12" w14:textId="2BFC9249" w:rsidR="000248C8" w:rsidRDefault="00961FD1">
      <w:pPr>
        <w:spacing w:after="0" w:line="360" w:lineRule="auto"/>
        <w:rPr>
          <w:sz w:val="24"/>
          <w:szCs w:val="24"/>
          <w:lang w:val="en-US"/>
        </w:rPr>
      </w:pPr>
      <w:r>
        <w:rPr>
          <w:sz w:val="24"/>
          <w:szCs w:val="24"/>
          <w:lang w:val="en-US"/>
        </w:rPr>
        <w:t>Computer &amp; tech</w:t>
      </w:r>
      <w:r w:rsidR="1ABE3BE2">
        <w:rPr>
          <w:sz w:val="24"/>
          <w:szCs w:val="24"/>
          <w:lang w:val="en-US"/>
        </w:rPr>
        <w:t>,</w:t>
      </w:r>
      <w:r>
        <w:rPr>
          <w:sz w:val="24"/>
          <w:szCs w:val="24"/>
          <w:lang w:val="en-US"/>
        </w:rPr>
        <w:t xml:space="preserve"> Accommodation</w:t>
      </w:r>
      <w:r w:rsidR="6AE07803">
        <w:rPr>
          <w:sz w:val="24"/>
          <w:szCs w:val="24"/>
          <w:lang w:val="en-US"/>
        </w:rPr>
        <w:t>,</w:t>
      </w:r>
      <w:r>
        <w:rPr>
          <w:sz w:val="24"/>
          <w:szCs w:val="24"/>
          <w:lang w:val="en-US"/>
        </w:rPr>
        <w:t xml:space="preserve"> booking</w:t>
      </w:r>
      <w:r w:rsidR="676D446D">
        <w:rPr>
          <w:sz w:val="24"/>
          <w:szCs w:val="24"/>
          <w:lang w:val="en-US"/>
        </w:rPr>
        <w:t xml:space="preserve">, </w:t>
      </w:r>
      <w:r w:rsidR="66AAC3C7">
        <w:rPr>
          <w:sz w:val="24"/>
          <w:szCs w:val="24"/>
          <w:lang w:val="en-US"/>
        </w:rPr>
        <w:t>Jobs, Destinations</w:t>
      </w:r>
      <w:r>
        <w:rPr>
          <w:sz w:val="24"/>
          <w:szCs w:val="24"/>
          <w:lang w:val="en-US"/>
        </w:rPr>
        <w:t>: flights, hotels, etc.</w:t>
      </w:r>
    </w:p>
    <w:p w14:paraId="10F2CD06" w14:textId="7F8F029E" w:rsidR="000248C8" w:rsidRDefault="00961FD1">
      <w:pPr>
        <w:spacing w:after="0" w:line="360" w:lineRule="auto"/>
        <w:rPr>
          <w:sz w:val="24"/>
          <w:szCs w:val="24"/>
          <w:lang w:val="en-US"/>
        </w:rPr>
      </w:pPr>
      <w:r>
        <w:rPr>
          <w:sz w:val="24"/>
          <w:szCs w:val="24"/>
          <w:lang w:val="en-US"/>
        </w:rPr>
        <w:t>Movies</w:t>
      </w:r>
      <w:r w:rsidR="46C4BC3A">
        <w:rPr>
          <w:sz w:val="24"/>
          <w:szCs w:val="24"/>
          <w:lang w:val="en-US"/>
        </w:rPr>
        <w:t>,</w:t>
      </w:r>
      <w:r w:rsidR="001C7346">
        <w:rPr>
          <w:sz w:val="24"/>
          <w:szCs w:val="24"/>
          <w:lang w:val="en-US"/>
        </w:rPr>
        <w:t xml:space="preserve"> </w:t>
      </w:r>
      <w:r>
        <w:rPr>
          <w:sz w:val="24"/>
          <w:szCs w:val="24"/>
          <w:lang w:val="en-US"/>
        </w:rPr>
        <w:t>Car reviews</w:t>
      </w:r>
      <w:r w:rsidR="51EEE260">
        <w:rPr>
          <w:sz w:val="24"/>
          <w:szCs w:val="24"/>
          <w:lang w:val="en-US"/>
        </w:rPr>
        <w:t xml:space="preserve">, </w:t>
      </w:r>
      <w:r>
        <w:rPr>
          <w:sz w:val="24"/>
          <w:szCs w:val="24"/>
          <w:lang w:val="en-US"/>
        </w:rPr>
        <w:t>Restaurants, Games</w:t>
      </w:r>
      <w:r w:rsidR="30979979">
        <w:rPr>
          <w:sz w:val="24"/>
          <w:szCs w:val="24"/>
          <w:lang w:val="en-US"/>
        </w:rPr>
        <w:t xml:space="preserve">, </w:t>
      </w:r>
      <w:r>
        <w:rPr>
          <w:sz w:val="24"/>
          <w:szCs w:val="24"/>
          <w:lang w:val="en-US"/>
        </w:rPr>
        <w:t>Photos</w:t>
      </w:r>
      <w:r w:rsidR="66A178B8">
        <w:rPr>
          <w:sz w:val="24"/>
          <w:szCs w:val="24"/>
          <w:lang w:val="en-US"/>
        </w:rPr>
        <w:t>,</w:t>
      </w:r>
      <w:r>
        <w:rPr>
          <w:sz w:val="24"/>
          <w:szCs w:val="24"/>
          <w:lang w:val="en-US"/>
        </w:rPr>
        <w:t xml:space="preserve"> Music and video</w:t>
      </w:r>
    </w:p>
    <w:p w14:paraId="4DB01BA5" w14:textId="77777777" w:rsidR="000248C8" w:rsidRDefault="000248C8">
      <w:pPr>
        <w:spacing w:after="0" w:line="360" w:lineRule="auto"/>
        <w:rPr>
          <w:sz w:val="24"/>
          <w:szCs w:val="24"/>
          <w:lang w:val="en-US"/>
        </w:rPr>
      </w:pPr>
    </w:p>
    <w:p w14:paraId="7821792E" w14:textId="136D5DC9" w:rsidR="00EC19B8" w:rsidRDefault="006164A2">
      <w:pPr>
        <w:spacing w:after="0" w:line="360" w:lineRule="auto"/>
        <w:rPr>
          <w:sz w:val="24"/>
          <w:szCs w:val="24"/>
          <w:lang w:val="en-US"/>
        </w:rPr>
      </w:pPr>
      <w:hyperlink r:id="rId23" w:history="1">
        <w:r w:rsidR="00567909" w:rsidRPr="006C3BD8">
          <w:rPr>
            <w:rStyle w:val="Hipervnculo"/>
            <w:sz w:val="24"/>
            <w:szCs w:val="24"/>
            <w:lang w:val="en-US"/>
          </w:rPr>
          <w:t>https://learnenglishteens.britishcouncil.org/skills/writing/intermediate-b1-writing/website-review</w:t>
        </w:r>
      </w:hyperlink>
    </w:p>
    <w:p w14:paraId="1A9E714D" w14:textId="51E097BB" w:rsidR="00567909" w:rsidRDefault="00567909">
      <w:pPr>
        <w:spacing w:after="0" w:line="360" w:lineRule="auto"/>
        <w:rPr>
          <w:sz w:val="24"/>
          <w:szCs w:val="24"/>
          <w:lang w:val="en-US"/>
        </w:rPr>
      </w:pPr>
    </w:p>
    <w:p w14:paraId="1B5B0149" w14:textId="77777777" w:rsidR="008E6643" w:rsidRDefault="008E6643" w:rsidP="008E6643">
      <w:pPr>
        <w:numPr>
          <w:ilvl w:val="0"/>
          <w:numId w:val="2"/>
        </w:numPr>
        <w:rPr>
          <w:b/>
          <w:lang w:val="en-US"/>
        </w:rPr>
      </w:pPr>
      <w:r>
        <w:rPr>
          <w:b/>
          <w:lang w:val="en-US"/>
        </w:rPr>
        <w:t>Explaining how something works</w:t>
      </w:r>
    </w:p>
    <w:p w14:paraId="0D4D1322" w14:textId="77777777" w:rsidR="008E6643" w:rsidRDefault="008E6643" w:rsidP="008E6643">
      <w:pPr>
        <w:rPr>
          <w:lang w:val="en-US"/>
        </w:rPr>
      </w:pPr>
      <w:r>
        <w:rPr>
          <w:lang w:val="en-US"/>
        </w:rPr>
        <w:t>- Comparing and contrasting: _____________________________</w:t>
      </w:r>
    </w:p>
    <w:p w14:paraId="60E3A903" w14:textId="23C76B5B" w:rsidR="008E6643" w:rsidRDefault="008E6643" w:rsidP="008E6643">
      <w:pPr>
        <w:rPr>
          <w:lang w:val="en-US"/>
        </w:rPr>
      </w:pPr>
      <w:r>
        <w:rPr>
          <w:lang w:val="en-US"/>
        </w:rPr>
        <w:t>- Describing what something does or how it works: ____________________</w:t>
      </w:r>
    </w:p>
    <w:p w14:paraId="346E35C3" w14:textId="77777777" w:rsidR="00B427F7" w:rsidRDefault="00B427F7" w:rsidP="008E6643">
      <w:pPr>
        <w:rPr>
          <w:lang w:val="en-US"/>
        </w:rPr>
      </w:pPr>
    </w:p>
    <w:tbl>
      <w:tblPr>
        <w:tblStyle w:val="Tablaconcuadrcula"/>
        <w:tblW w:w="0" w:type="auto"/>
        <w:tblLook w:val="04A0" w:firstRow="1" w:lastRow="0" w:firstColumn="1" w:lastColumn="0" w:noHBand="0" w:noVBand="1"/>
      </w:tblPr>
      <w:tblGrid>
        <w:gridCol w:w="4508"/>
        <w:gridCol w:w="4508"/>
      </w:tblGrid>
      <w:tr w:rsidR="00B427F7" w14:paraId="7D01DC54" w14:textId="77777777" w:rsidTr="00B427F7">
        <w:tc>
          <w:tcPr>
            <w:tcW w:w="4508" w:type="dxa"/>
          </w:tcPr>
          <w:p w14:paraId="57253DF6" w14:textId="77777777" w:rsidR="00B427F7" w:rsidRDefault="00B427F7" w:rsidP="00B427F7">
            <w:pPr>
              <w:spacing w:line="360" w:lineRule="auto"/>
              <w:rPr>
                <w:lang w:val="en-US"/>
              </w:rPr>
            </w:pPr>
            <w:r>
              <w:rPr>
                <w:lang w:val="en-US"/>
              </w:rPr>
              <w:t xml:space="preserve">1. The good news is….. </w:t>
            </w:r>
            <w:r>
              <w:rPr>
                <w:lang w:val="en-US"/>
              </w:rPr>
              <w:tab/>
            </w:r>
          </w:p>
          <w:p w14:paraId="1E7DF5C5" w14:textId="77777777" w:rsidR="00B427F7" w:rsidRDefault="00B427F7" w:rsidP="00B427F7">
            <w:pPr>
              <w:spacing w:line="360" w:lineRule="auto"/>
              <w:rPr>
                <w:lang w:val="en-US"/>
              </w:rPr>
            </w:pPr>
            <w:r>
              <w:rPr>
                <w:lang w:val="en-US"/>
              </w:rPr>
              <w:t xml:space="preserve">2. It might seem a bit difficult to use at first…  </w:t>
            </w:r>
          </w:p>
          <w:p w14:paraId="4E816139" w14:textId="77777777" w:rsidR="00B427F7" w:rsidRDefault="00B427F7" w:rsidP="00B427F7">
            <w:pPr>
              <w:spacing w:line="360" w:lineRule="auto"/>
              <w:rPr>
                <w:lang w:val="en-US"/>
              </w:rPr>
            </w:pPr>
            <w:r>
              <w:rPr>
                <w:lang w:val="en-US"/>
              </w:rPr>
              <w:t>3. Looks very similar to…</w:t>
            </w:r>
          </w:p>
          <w:p w14:paraId="4BB0DF0A" w14:textId="77777777" w:rsidR="00B427F7" w:rsidRDefault="00B427F7" w:rsidP="00B427F7">
            <w:pPr>
              <w:spacing w:line="360" w:lineRule="auto"/>
              <w:rPr>
                <w:lang w:val="en-US"/>
              </w:rPr>
            </w:pPr>
            <w:r>
              <w:rPr>
                <w:lang w:val="en-US"/>
              </w:rPr>
              <w:t xml:space="preserve">4. The more… </w:t>
            </w:r>
            <w:r>
              <w:rPr>
                <w:lang w:val="en-US"/>
              </w:rPr>
              <w:tab/>
            </w:r>
          </w:p>
          <w:p w14:paraId="72540B74" w14:textId="1FA658FF" w:rsidR="00B427F7" w:rsidRDefault="00B427F7" w:rsidP="00B427F7">
            <w:pPr>
              <w:spacing w:line="360" w:lineRule="auto"/>
              <w:rPr>
                <w:lang w:val="en-US"/>
              </w:rPr>
            </w:pPr>
            <w:r>
              <w:rPr>
                <w:lang w:val="en-US"/>
              </w:rPr>
              <w:t>5. On the one hand…</w:t>
            </w:r>
            <w:r>
              <w:rPr>
                <w:lang w:val="en-US"/>
              </w:rPr>
              <w:tab/>
            </w:r>
          </w:p>
        </w:tc>
        <w:tc>
          <w:tcPr>
            <w:tcW w:w="4508" w:type="dxa"/>
          </w:tcPr>
          <w:p w14:paraId="01356589" w14:textId="77777777" w:rsidR="00B427F7" w:rsidRDefault="00B427F7" w:rsidP="00B427F7">
            <w:pPr>
              <w:spacing w:line="360" w:lineRule="auto"/>
              <w:rPr>
                <w:lang w:val="en-US"/>
              </w:rPr>
            </w:pPr>
            <w:r>
              <w:rPr>
                <w:lang w:val="en-US"/>
              </w:rPr>
              <w:t>but the bad news is</w:t>
            </w:r>
            <w:r>
              <w:rPr>
                <w:lang w:val="en-US"/>
              </w:rPr>
              <w:t xml:space="preserve"> </w:t>
            </w:r>
          </w:p>
          <w:p w14:paraId="04550B87" w14:textId="77777777" w:rsidR="00B427F7" w:rsidRDefault="00B427F7" w:rsidP="00B427F7">
            <w:pPr>
              <w:spacing w:line="360" w:lineRule="auto"/>
              <w:rPr>
                <w:lang w:val="en-US"/>
              </w:rPr>
            </w:pPr>
            <w:r>
              <w:rPr>
                <w:lang w:val="en-US"/>
              </w:rPr>
              <w:t>but in fact it is very simple</w:t>
            </w:r>
            <w:r>
              <w:rPr>
                <w:lang w:val="en-US"/>
              </w:rPr>
              <w:t xml:space="preserve"> </w:t>
            </w:r>
          </w:p>
          <w:p w14:paraId="173FEAD7" w14:textId="77777777" w:rsidR="00B427F7" w:rsidRDefault="00B427F7" w:rsidP="00B427F7">
            <w:pPr>
              <w:spacing w:line="360" w:lineRule="auto"/>
              <w:rPr>
                <w:lang w:val="en-US"/>
              </w:rPr>
            </w:pPr>
            <w:r>
              <w:rPr>
                <w:lang w:val="en-US"/>
              </w:rPr>
              <w:t>but what’s different is…</w:t>
            </w:r>
            <w:r>
              <w:rPr>
                <w:lang w:val="en-US"/>
              </w:rPr>
              <w:t xml:space="preserve"> </w:t>
            </w:r>
          </w:p>
          <w:p w14:paraId="1000090E" w14:textId="77777777" w:rsidR="00B427F7" w:rsidRDefault="00B427F7" w:rsidP="00B427F7">
            <w:pPr>
              <w:spacing w:line="360" w:lineRule="auto"/>
              <w:rPr>
                <w:lang w:val="en-US"/>
              </w:rPr>
            </w:pPr>
            <w:r>
              <w:rPr>
                <w:lang w:val="en-US"/>
              </w:rPr>
              <w:t>the (comparative)…</w:t>
            </w:r>
            <w:r>
              <w:rPr>
                <w:lang w:val="en-US"/>
              </w:rPr>
              <w:t xml:space="preserve"> </w:t>
            </w:r>
          </w:p>
          <w:p w14:paraId="1D4862C5" w14:textId="10A7CA14" w:rsidR="00B427F7" w:rsidRDefault="00B427F7" w:rsidP="00B427F7">
            <w:pPr>
              <w:spacing w:line="360" w:lineRule="auto"/>
              <w:rPr>
                <w:lang w:val="en-US"/>
              </w:rPr>
            </w:pPr>
            <w:r>
              <w:rPr>
                <w:lang w:val="en-US"/>
              </w:rPr>
              <w:t>but on the other hand…</w:t>
            </w:r>
          </w:p>
        </w:tc>
      </w:tr>
    </w:tbl>
    <w:p w14:paraId="171CE1CD" w14:textId="77777777" w:rsidR="00B427F7" w:rsidRDefault="00B427F7" w:rsidP="008E6643">
      <w:pPr>
        <w:rPr>
          <w:lang w:val="en-US"/>
        </w:rPr>
      </w:pPr>
    </w:p>
    <w:p w14:paraId="18D7B1A2" w14:textId="2B8FBEA3" w:rsidR="008E6643" w:rsidRDefault="008E6643" w:rsidP="008E6643">
      <w:pPr>
        <w:rPr>
          <w:lang w:val="en-US"/>
        </w:rPr>
      </w:pPr>
      <w:r>
        <w:rPr>
          <w:lang w:val="en-US"/>
        </w:rPr>
        <w:tab/>
      </w:r>
      <w:r>
        <w:rPr>
          <w:lang w:val="en-US"/>
        </w:rPr>
        <w:tab/>
        <w:t xml:space="preserve">      </w:t>
      </w:r>
    </w:p>
    <w:p w14:paraId="25C649A7" w14:textId="71D026D8" w:rsidR="008E6643" w:rsidRDefault="008E6643" w:rsidP="008E6643">
      <w:pPr>
        <w:rPr>
          <w:lang w:val="en-US"/>
        </w:rPr>
      </w:pPr>
      <w:r>
        <w:rPr>
          <w:lang w:val="en-US"/>
        </w:rPr>
        <w:t xml:space="preserve">         </w:t>
      </w:r>
    </w:p>
    <w:p w14:paraId="7FE16AB6" w14:textId="7F449287" w:rsidR="008E6643" w:rsidRDefault="008E6643" w:rsidP="008E6643">
      <w:pPr>
        <w:rPr>
          <w:lang w:val="en-US"/>
        </w:rPr>
      </w:pPr>
      <w:r>
        <w:rPr>
          <w:lang w:val="en-US"/>
        </w:rPr>
        <w:tab/>
      </w:r>
      <w:r>
        <w:rPr>
          <w:lang w:val="en-US"/>
        </w:rPr>
        <w:tab/>
        <w:t xml:space="preserve">                                                                                                                                            </w:t>
      </w:r>
    </w:p>
    <w:p w14:paraId="05C7C7E0" w14:textId="77777777" w:rsidR="008E6643" w:rsidRDefault="008E6643" w:rsidP="008E6643">
      <w:pPr>
        <w:rPr>
          <w:b/>
          <w:lang w:val="en-US"/>
        </w:rPr>
      </w:pPr>
      <w:r>
        <w:rPr>
          <w:b/>
          <w:lang w:val="en-US"/>
        </w:rPr>
        <w:lastRenderedPageBreak/>
        <w:t>Compare the functionality of the objects, systems, or services below. Talk about benefits and drawbacks of each of the objects/systems:</w:t>
      </w:r>
    </w:p>
    <w:p w14:paraId="5C4B844F" w14:textId="77777777" w:rsidR="008E6643" w:rsidRDefault="008E6643" w:rsidP="008E6643">
      <w:pPr>
        <w:rPr>
          <w:lang w:val="en-US"/>
        </w:rPr>
      </w:pPr>
      <w:r>
        <w:rPr>
          <w:lang w:val="en-US"/>
        </w:rPr>
        <w:t>Iphone/ android</w:t>
      </w:r>
    </w:p>
    <w:p w14:paraId="581FC3C8" w14:textId="77777777" w:rsidR="008E6643" w:rsidRDefault="008E6643" w:rsidP="008E6643">
      <w:pPr>
        <w:rPr>
          <w:lang w:val="en-US"/>
        </w:rPr>
      </w:pPr>
      <w:r>
        <w:rPr>
          <w:lang w:val="en-US"/>
        </w:rPr>
        <w:t>Online classes/traditional classes</w:t>
      </w:r>
    </w:p>
    <w:p w14:paraId="55A6BDE0" w14:textId="77777777" w:rsidR="008E6643" w:rsidRDefault="008E6643" w:rsidP="008E6643">
      <w:pPr>
        <w:rPr>
          <w:lang w:val="en-US"/>
        </w:rPr>
      </w:pPr>
      <w:r>
        <w:rPr>
          <w:lang w:val="en-US"/>
        </w:rPr>
        <w:t>Low cost flights/company flights</w:t>
      </w:r>
      <w:r>
        <w:rPr>
          <w:lang w:val="en-US"/>
        </w:rPr>
        <w:tab/>
      </w:r>
      <w:r>
        <w:rPr>
          <w:lang w:val="en-US"/>
        </w:rPr>
        <w:tab/>
      </w:r>
      <w:r>
        <w:rPr>
          <w:lang w:val="en-US"/>
        </w:rPr>
        <w:tab/>
      </w:r>
      <w:r>
        <w:rPr>
          <w:lang w:val="en-US"/>
        </w:rPr>
        <w:tab/>
      </w:r>
      <w:r>
        <w:rPr>
          <w:lang w:val="en-US"/>
        </w:rPr>
        <w:tab/>
      </w:r>
      <w:r>
        <w:rPr>
          <w:lang w:val="en-US"/>
        </w:rPr>
        <w:tab/>
      </w:r>
      <w:r>
        <w:rPr>
          <w:lang w:val="en-US"/>
        </w:rPr>
        <w:tab/>
      </w:r>
    </w:p>
    <w:p w14:paraId="78CF1BA1" w14:textId="77777777" w:rsidR="008E6643" w:rsidRDefault="008E6643" w:rsidP="008E6643">
      <w:pPr>
        <w:rPr>
          <w:lang w:val="en-US"/>
        </w:rPr>
      </w:pPr>
      <w:r>
        <w:rPr>
          <w:lang w:val="en-US"/>
        </w:rPr>
        <w:tab/>
      </w:r>
    </w:p>
    <w:p w14:paraId="3C63E6D9" w14:textId="77777777" w:rsidR="008E6643" w:rsidRDefault="008E6643" w:rsidP="008E6643">
      <w:pPr>
        <w:spacing w:after="0" w:line="360" w:lineRule="auto"/>
        <w:rPr>
          <w:b/>
          <w:sz w:val="24"/>
          <w:szCs w:val="24"/>
          <w:lang w:val="en-US"/>
        </w:rPr>
      </w:pPr>
      <w:r>
        <w:rPr>
          <w:b/>
          <w:sz w:val="24"/>
          <w:szCs w:val="24"/>
          <w:lang w:val="en-US"/>
        </w:rPr>
        <w:t>PRESENTING /EXPLAINING HOW SOMETHING WORKS</w:t>
      </w:r>
    </w:p>
    <w:p w14:paraId="5F9BFA4E" w14:textId="77777777" w:rsidR="008E6643" w:rsidRDefault="008E6643" w:rsidP="008E6643">
      <w:pPr>
        <w:spacing w:after="0" w:line="360" w:lineRule="auto"/>
        <w:rPr>
          <w:sz w:val="24"/>
          <w:szCs w:val="24"/>
          <w:lang w:val="en-US"/>
        </w:rPr>
      </w:pPr>
      <w:r>
        <w:rPr>
          <w:sz w:val="24"/>
          <w:szCs w:val="24"/>
          <w:lang w:val="en-US"/>
        </w:rPr>
        <w:t xml:space="preserve">Why do companies have a database? </w:t>
      </w:r>
    </w:p>
    <w:p w14:paraId="7DDE7C9E" w14:textId="77777777" w:rsidR="008E6643" w:rsidRDefault="008E6643" w:rsidP="008E6643">
      <w:pPr>
        <w:spacing w:after="0" w:line="360" w:lineRule="auto"/>
        <w:rPr>
          <w:sz w:val="24"/>
          <w:szCs w:val="24"/>
          <w:lang w:val="en-US"/>
        </w:rPr>
      </w:pPr>
      <w:r>
        <w:rPr>
          <w:sz w:val="24"/>
          <w:szCs w:val="24"/>
          <w:lang w:val="en-US"/>
        </w:rPr>
        <w:t xml:space="preserve">What sort of information do they keep? </w:t>
      </w:r>
    </w:p>
    <w:p w14:paraId="5B5FA405" w14:textId="77777777" w:rsidR="008E6643" w:rsidRDefault="008E6643" w:rsidP="008E6643">
      <w:pPr>
        <w:spacing w:after="0" w:line="360" w:lineRule="auto"/>
        <w:rPr>
          <w:sz w:val="24"/>
          <w:szCs w:val="24"/>
          <w:lang w:val="en-US"/>
        </w:rPr>
      </w:pPr>
      <w:r>
        <w:rPr>
          <w:sz w:val="24"/>
          <w:szCs w:val="24"/>
          <w:lang w:val="en-US"/>
        </w:rPr>
        <w:t>Do you use databases? If you do, is the system easy to use?</w:t>
      </w:r>
    </w:p>
    <w:p w14:paraId="7F243FEF" w14:textId="77777777" w:rsidR="008E6643" w:rsidRDefault="008E6643" w:rsidP="008E6643">
      <w:pPr>
        <w:spacing w:after="0" w:line="360" w:lineRule="auto"/>
        <w:rPr>
          <w:sz w:val="24"/>
          <w:szCs w:val="24"/>
          <w:lang w:val="en-US"/>
        </w:rPr>
      </w:pPr>
    </w:p>
    <w:p w14:paraId="2CB5B826" w14:textId="77777777" w:rsidR="008E6643" w:rsidRDefault="008E6643" w:rsidP="008E6643">
      <w:pPr>
        <w:spacing w:after="0" w:line="360" w:lineRule="auto"/>
        <w:rPr>
          <w:b/>
          <w:sz w:val="24"/>
          <w:szCs w:val="24"/>
          <w:lang w:val="en-US"/>
        </w:rPr>
      </w:pPr>
      <w:r w:rsidRPr="00881F8B">
        <w:rPr>
          <w:b/>
          <w:sz w:val="24"/>
          <w:szCs w:val="24"/>
          <w:lang w:val="en-US"/>
        </w:rPr>
        <w:t>Explaining how something works: written explanation</w:t>
      </w:r>
      <w:r>
        <w:rPr>
          <w:b/>
          <w:sz w:val="24"/>
          <w:szCs w:val="24"/>
          <w:lang w:val="en-US"/>
        </w:rPr>
        <w:t>:</w:t>
      </w:r>
    </w:p>
    <w:p w14:paraId="52665B40" w14:textId="77777777" w:rsidR="008E6643" w:rsidRPr="00881F8B" w:rsidRDefault="008E6643" w:rsidP="008E6643">
      <w:pPr>
        <w:pStyle w:val="Prrafodelista"/>
        <w:numPr>
          <w:ilvl w:val="0"/>
          <w:numId w:val="5"/>
        </w:numPr>
        <w:spacing w:after="0" w:line="360" w:lineRule="auto"/>
        <w:rPr>
          <w:b/>
          <w:sz w:val="24"/>
          <w:szCs w:val="24"/>
          <w:lang w:val="en-US"/>
        </w:rPr>
      </w:pPr>
      <w:r>
        <w:rPr>
          <w:sz w:val="24"/>
          <w:szCs w:val="24"/>
          <w:lang w:val="en-US"/>
        </w:rPr>
        <w:t>put the steps of the process/items in the proper order</w:t>
      </w:r>
    </w:p>
    <w:p w14:paraId="3BC79119" w14:textId="77777777" w:rsidR="008E6643" w:rsidRPr="00881F8B" w:rsidRDefault="008E6643" w:rsidP="008E6643">
      <w:pPr>
        <w:pStyle w:val="Prrafodelista"/>
        <w:numPr>
          <w:ilvl w:val="0"/>
          <w:numId w:val="5"/>
        </w:numPr>
        <w:spacing w:after="0" w:line="360" w:lineRule="auto"/>
        <w:rPr>
          <w:b/>
          <w:sz w:val="24"/>
          <w:szCs w:val="24"/>
          <w:lang w:val="en-US"/>
        </w:rPr>
      </w:pPr>
      <w:r>
        <w:rPr>
          <w:sz w:val="24"/>
          <w:szCs w:val="24"/>
          <w:lang w:val="en-US"/>
        </w:rPr>
        <w:t>Each paragraph should have one main idea</w:t>
      </w:r>
    </w:p>
    <w:p w14:paraId="721646AB" w14:textId="77777777" w:rsidR="008E6643" w:rsidRPr="00191E41" w:rsidRDefault="008E6643" w:rsidP="008E6643">
      <w:pPr>
        <w:pStyle w:val="Prrafodelista"/>
        <w:numPr>
          <w:ilvl w:val="0"/>
          <w:numId w:val="5"/>
        </w:numPr>
        <w:spacing w:after="0" w:line="360" w:lineRule="auto"/>
        <w:rPr>
          <w:b/>
          <w:sz w:val="24"/>
          <w:szCs w:val="24"/>
          <w:lang w:val="en-US"/>
        </w:rPr>
      </w:pPr>
      <w:r>
        <w:rPr>
          <w:sz w:val="24"/>
          <w:szCs w:val="24"/>
          <w:lang w:val="en-US"/>
        </w:rPr>
        <w:t>Use transition words that show how the steps of the process are related to one another: first/initially, second, next, after, later, while, finally.</w:t>
      </w:r>
    </w:p>
    <w:p w14:paraId="5BA1FF1D" w14:textId="77777777" w:rsidR="008E6643" w:rsidRPr="00191E41" w:rsidRDefault="008E6643" w:rsidP="008E6643">
      <w:pPr>
        <w:pStyle w:val="Prrafodelista"/>
        <w:numPr>
          <w:ilvl w:val="0"/>
          <w:numId w:val="5"/>
        </w:numPr>
        <w:spacing w:after="0" w:line="360" w:lineRule="auto"/>
        <w:rPr>
          <w:sz w:val="24"/>
          <w:szCs w:val="24"/>
          <w:lang w:val="en-US"/>
        </w:rPr>
      </w:pPr>
      <w:r w:rsidRPr="00191E41">
        <w:rPr>
          <w:sz w:val="24"/>
          <w:szCs w:val="24"/>
          <w:lang w:val="en-US"/>
        </w:rPr>
        <w:t>Give information clearly.</w:t>
      </w:r>
    </w:p>
    <w:p w14:paraId="70C4D213" w14:textId="77777777" w:rsidR="008E6643" w:rsidRPr="00191E41" w:rsidRDefault="008E6643" w:rsidP="008E6643">
      <w:pPr>
        <w:pStyle w:val="Prrafodelista"/>
        <w:numPr>
          <w:ilvl w:val="0"/>
          <w:numId w:val="5"/>
        </w:numPr>
        <w:spacing w:after="0" w:line="360" w:lineRule="auto"/>
        <w:rPr>
          <w:sz w:val="24"/>
          <w:szCs w:val="24"/>
          <w:lang w:val="en-US"/>
        </w:rPr>
      </w:pPr>
      <w:r w:rsidRPr="00191E41">
        <w:rPr>
          <w:sz w:val="24"/>
          <w:szCs w:val="24"/>
          <w:lang w:val="en-US"/>
        </w:rPr>
        <w:t>Teach the reader something.</w:t>
      </w:r>
    </w:p>
    <w:p w14:paraId="49BC1B3D" w14:textId="77777777" w:rsidR="008E6643" w:rsidRPr="00191E41" w:rsidRDefault="008E6643" w:rsidP="008E6643">
      <w:pPr>
        <w:pStyle w:val="Prrafodelista"/>
        <w:numPr>
          <w:ilvl w:val="0"/>
          <w:numId w:val="5"/>
        </w:numPr>
        <w:spacing w:after="0" w:line="360" w:lineRule="auto"/>
        <w:rPr>
          <w:sz w:val="24"/>
          <w:szCs w:val="24"/>
          <w:lang w:val="en-US"/>
        </w:rPr>
      </w:pPr>
      <w:r w:rsidRPr="00191E41">
        <w:rPr>
          <w:sz w:val="24"/>
          <w:szCs w:val="24"/>
          <w:lang w:val="en-US"/>
        </w:rPr>
        <w:t>Tell what, who, why, or how to do something.</w:t>
      </w:r>
    </w:p>
    <w:p w14:paraId="506DC235" w14:textId="77777777" w:rsidR="008E6643" w:rsidRPr="00191E41" w:rsidRDefault="008E6643" w:rsidP="008E6643">
      <w:pPr>
        <w:spacing w:after="0" w:line="360" w:lineRule="auto"/>
        <w:ind w:left="360"/>
        <w:rPr>
          <w:b/>
          <w:sz w:val="24"/>
          <w:szCs w:val="24"/>
          <w:lang w:val="en-US"/>
        </w:rPr>
      </w:pPr>
    </w:p>
    <w:p w14:paraId="1DC05D4C" w14:textId="77777777" w:rsidR="008E6643" w:rsidRDefault="008E6643" w:rsidP="008E6643">
      <w:pPr>
        <w:spacing w:after="0" w:line="360" w:lineRule="auto"/>
        <w:rPr>
          <w:b/>
          <w:sz w:val="24"/>
          <w:szCs w:val="24"/>
          <w:lang w:val="en-US"/>
        </w:rPr>
      </w:pPr>
      <w:r>
        <w:rPr>
          <w:b/>
          <w:sz w:val="24"/>
          <w:szCs w:val="24"/>
          <w:lang w:val="en-US"/>
        </w:rPr>
        <w:t>Finding a topic:</w:t>
      </w:r>
    </w:p>
    <w:p w14:paraId="77C7F19E" w14:textId="77777777" w:rsidR="008E6643" w:rsidRDefault="008E6643" w:rsidP="008E6643">
      <w:pPr>
        <w:spacing w:after="0" w:line="360" w:lineRule="auto"/>
        <w:rPr>
          <w:sz w:val="24"/>
          <w:szCs w:val="24"/>
          <w:lang w:val="en-US"/>
        </w:rPr>
      </w:pPr>
      <w:r>
        <w:rPr>
          <w:sz w:val="24"/>
          <w:szCs w:val="24"/>
          <w:lang w:val="en-US"/>
        </w:rPr>
        <w:t>Write a list of anything you know about:</w:t>
      </w:r>
    </w:p>
    <w:p w14:paraId="4C8D1F67" w14:textId="77777777" w:rsidR="008E6643" w:rsidRDefault="008E6643" w:rsidP="008E6643">
      <w:pPr>
        <w:pStyle w:val="Prrafodelista"/>
        <w:numPr>
          <w:ilvl w:val="0"/>
          <w:numId w:val="5"/>
        </w:numPr>
        <w:spacing w:after="0" w:line="360" w:lineRule="auto"/>
        <w:rPr>
          <w:sz w:val="24"/>
          <w:szCs w:val="24"/>
          <w:lang w:val="en-US"/>
        </w:rPr>
      </w:pPr>
      <w:r>
        <w:rPr>
          <w:sz w:val="24"/>
          <w:szCs w:val="24"/>
          <w:lang w:val="en-US"/>
        </w:rPr>
        <w:t>Your hobbies</w:t>
      </w:r>
    </w:p>
    <w:p w14:paraId="5CFA8690" w14:textId="77777777" w:rsidR="008E6643" w:rsidRDefault="008E6643" w:rsidP="008E6643">
      <w:pPr>
        <w:pStyle w:val="Prrafodelista"/>
        <w:numPr>
          <w:ilvl w:val="0"/>
          <w:numId w:val="5"/>
        </w:numPr>
        <w:spacing w:after="0" w:line="360" w:lineRule="auto"/>
        <w:rPr>
          <w:sz w:val="24"/>
          <w:szCs w:val="24"/>
          <w:lang w:val="en-US"/>
        </w:rPr>
      </w:pPr>
      <w:r>
        <w:rPr>
          <w:sz w:val="24"/>
          <w:szCs w:val="24"/>
          <w:lang w:val="en-US"/>
        </w:rPr>
        <w:t>Things you’ve studied</w:t>
      </w:r>
    </w:p>
    <w:p w14:paraId="12091B7B" w14:textId="77777777" w:rsidR="008E6643" w:rsidRDefault="008E6643" w:rsidP="008E6643">
      <w:pPr>
        <w:pStyle w:val="Prrafodelista"/>
        <w:numPr>
          <w:ilvl w:val="0"/>
          <w:numId w:val="5"/>
        </w:numPr>
        <w:spacing w:after="0" w:line="360" w:lineRule="auto"/>
        <w:rPr>
          <w:sz w:val="24"/>
          <w:szCs w:val="24"/>
          <w:lang w:val="en-US"/>
        </w:rPr>
      </w:pPr>
      <w:r>
        <w:rPr>
          <w:sz w:val="24"/>
          <w:szCs w:val="24"/>
          <w:lang w:val="en-US"/>
        </w:rPr>
        <w:t>Jobs you’ve had</w:t>
      </w:r>
    </w:p>
    <w:p w14:paraId="026FF702" w14:textId="77777777" w:rsidR="008E6643" w:rsidRDefault="008E6643" w:rsidP="008E6643">
      <w:pPr>
        <w:spacing w:after="0" w:line="360" w:lineRule="auto"/>
        <w:rPr>
          <w:sz w:val="24"/>
          <w:szCs w:val="24"/>
          <w:lang w:val="en-US"/>
        </w:rPr>
      </w:pPr>
      <w:r>
        <w:rPr>
          <w:sz w:val="24"/>
          <w:szCs w:val="24"/>
          <w:lang w:val="en-US"/>
        </w:rPr>
        <w:t>Choose the top three that interest you, and try to think how much you can write about each.</w:t>
      </w:r>
    </w:p>
    <w:p w14:paraId="1C63B97B" w14:textId="77777777" w:rsidR="008E6643" w:rsidRPr="00191E41" w:rsidRDefault="008E6643" w:rsidP="008E6643">
      <w:pPr>
        <w:spacing w:after="0" w:line="360" w:lineRule="auto"/>
        <w:rPr>
          <w:b/>
          <w:sz w:val="24"/>
          <w:szCs w:val="24"/>
          <w:lang w:val="en-US"/>
        </w:rPr>
      </w:pPr>
      <w:r>
        <w:rPr>
          <w:b/>
          <w:sz w:val="24"/>
          <w:szCs w:val="24"/>
          <w:lang w:val="en-US"/>
        </w:rPr>
        <w:t>I</w:t>
      </w:r>
      <w:r w:rsidRPr="00191E41">
        <w:rPr>
          <w:b/>
          <w:sz w:val="24"/>
          <w:szCs w:val="24"/>
          <w:lang w:val="en-US"/>
        </w:rPr>
        <w:t>deas</w:t>
      </w:r>
      <w:r>
        <w:rPr>
          <w:b/>
          <w:sz w:val="24"/>
          <w:szCs w:val="24"/>
          <w:lang w:val="en-US"/>
        </w:rPr>
        <w:t xml:space="preserve"> for topics</w:t>
      </w:r>
      <w:r w:rsidRPr="00191E41">
        <w:rPr>
          <w:b/>
          <w:sz w:val="24"/>
          <w:szCs w:val="24"/>
          <w:lang w:val="en-US"/>
        </w:rPr>
        <w:t>:</w:t>
      </w:r>
    </w:p>
    <w:p w14:paraId="38CF6E8A" w14:textId="77777777" w:rsidR="008E6643" w:rsidRPr="00191E41" w:rsidRDefault="008E6643" w:rsidP="008E6643">
      <w:pPr>
        <w:numPr>
          <w:ilvl w:val="0"/>
          <w:numId w:val="6"/>
        </w:numPr>
        <w:spacing w:after="0" w:line="360" w:lineRule="auto"/>
        <w:rPr>
          <w:sz w:val="24"/>
          <w:szCs w:val="24"/>
          <w:lang w:val="en-US"/>
        </w:rPr>
      </w:pPr>
      <w:r w:rsidRPr="00191E41">
        <w:rPr>
          <w:sz w:val="24"/>
          <w:szCs w:val="24"/>
          <w:lang w:val="en-US"/>
        </w:rPr>
        <w:t>How to use Google Maps.</w:t>
      </w:r>
    </w:p>
    <w:p w14:paraId="08D08039" w14:textId="77777777" w:rsidR="008E6643" w:rsidRDefault="008E6643" w:rsidP="008E6643">
      <w:pPr>
        <w:numPr>
          <w:ilvl w:val="0"/>
          <w:numId w:val="6"/>
        </w:numPr>
        <w:spacing w:after="0" w:line="360" w:lineRule="auto"/>
        <w:rPr>
          <w:sz w:val="24"/>
          <w:szCs w:val="24"/>
          <w:lang w:val="en-US"/>
        </w:rPr>
      </w:pPr>
      <w:r w:rsidRPr="00191E41">
        <w:rPr>
          <w:sz w:val="24"/>
          <w:szCs w:val="24"/>
          <w:lang w:val="en-US"/>
        </w:rPr>
        <w:t>How to set up a website.</w:t>
      </w:r>
    </w:p>
    <w:p w14:paraId="41D3C740" w14:textId="77777777" w:rsidR="008E6643" w:rsidRDefault="008E6643" w:rsidP="008E6643">
      <w:pPr>
        <w:numPr>
          <w:ilvl w:val="0"/>
          <w:numId w:val="6"/>
        </w:numPr>
        <w:spacing w:after="0" w:line="360" w:lineRule="auto"/>
        <w:rPr>
          <w:sz w:val="24"/>
          <w:szCs w:val="24"/>
          <w:lang w:val="en-US"/>
        </w:rPr>
      </w:pPr>
      <w:r>
        <w:rPr>
          <w:sz w:val="24"/>
          <w:szCs w:val="24"/>
          <w:lang w:val="en-US"/>
        </w:rPr>
        <w:lastRenderedPageBreak/>
        <w:t>How does Javascript work?</w:t>
      </w:r>
    </w:p>
    <w:p w14:paraId="748FB318" w14:textId="77777777" w:rsidR="008E6643" w:rsidRPr="00CC2F4C" w:rsidRDefault="008E6643" w:rsidP="008E6643">
      <w:pPr>
        <w:numPr>
          <w:ilvl w:val="0"/>
          <w:numId w:val="6"/>
        </w:numPr>
        <w:spacing w:after="0" w:line="360" w:lineRule="auto"/>
        <w:rPr>
          <w:sz w:val="24"/>
          <w:szCs w:val="24"/>
          <w:lang w:val="en-US"/>
        </w:rPr>
      </w:pPr>
      <w:r>
        <w:rPr>
          <w:sz w:val="24"/>
          <w:szCs w:val="24"/>
          <w:lang w:val="en-US"/>
        </w:rPr>
        <w:t>What is a cookie?</w:t>
      </w:r>
    </w:p>
    <w:p w14:paraId="47D69F8C" w14:textId="77777777" w:rsidR="008E6643" w:rsidRPr="00191E41" w:rsidRDefault="008E6643" w:rsidP="008E6643">
      <w:pPr>
        <w:numPr>
          <w:ilvl w:val="0"/>
          <w:numId w:val="6"/>
        </w:numPr>
        <w:spacing w:after="0" w:line="360" w:lineRule="auto"/>
        <w:rPr>
          <w:sz w:val="24"/>
          <w:szCs w:val="24"/>
          <w:lang w:val="en-US"/>
        </w:rPr>
      </w:pPr>
      <w:r w:rsidRPr="00191E41">
        <w:rPr>
          <w:sz w:val="24"/>
          <w:szCs w:val="24"/>
          <w:lang w:val="en-US"/>
        </w:rPr>
        <w:t>How to customize your car.</w:t>
      </w:r>
    </w:p>
    <w:p w14:paraId="0FB39335" w14:textId="77777777" w:rsidR="008E6643" w:rsidRPr="00191E41" w:rsidRDefault="008E6643" w:rsidP="008E6643">
      <w:pPr>
        <w:numPr>
          <w:ilvl w:val="0"/>
          <w:numId w:val="6"/>
        </w:numPr>
        <w:spacing w:after="0" w:line="360" w:lineRule="auto"/>
        <w:rPr>
          <w:sz w:val="24"/>
          <w:szCs w:val="24"/>
          <w:lang w:val="en-US"/>
        </w:rPr>
      </w:pPr>
      <w:r w:rsidRPr="00191E41">
        <w:rPr>
          <w:sz w:val="24"/>
          <w:szCs w:val="24"/>
          <w:lang w:val="en-US"/>
        </w:rPr>
        <w:t>How to start a small business.</w:t>
      </w:r>
    </w:p>
    <w:p w14:paraId="77230775" w14:textId="77777777" w:rsidR="008E6643" w:rsidRPr="00191E41" w:rsidRDefault="008E6643" w:rsidP="008E6643">
      <w:pPr>
        <w:numPr>
          <w:ilvl w:val="0"/>
          <w:numId w:val="6"/>
        </w:numPr>
        <w:spacing w:after="0" w:line="360" w:lineRule="auto"/>
        <w:rPr>
          <w:sz w:val="24"/>
          <w:szCs w:val="24"/>
          <w:lang w:val="en-US"/>
        </w:rPr>
      </w:pPr>
      <w:r w:rsidRPr="00191E41">
        <w:rPr>
          <w:sz w:val="24"/>
          <w:szCs w:val="24"/>
          <w:lang w:val="en-US"/>
        </w:rPr>
        <w:t>How to use eBay</w:t>
      </w:r>
      <w:r>
        <w:rPr>
          <w:sz w:val="24"/>
          <w:szCs w:val="24"/>
          <w:lang w:val="en-US"/>
        </w:rPr>
        <w:t>/vinted</w:t>
      </w:r>
      <w:r w:rsidRPr="00191E41">
        <w:rPr>
          <w:sz w:val="24"/>
          <w:szCs w:val="24"/>
          <w:lang w:val="en-US"/>
        </w:rPr>
        <w:t xml:space="preserve"> to sell things.</w:t>
      </w:r>
    </w:p>
    <w:p w14:paraId="15E1FDFB" w14:textId="77777777" w:rsidR="008E6643" w:rsidRPr="00191E41" w:rsidRDefault="008E6643" w:rsidP="008E6643">
      <w:pPr>
        <w:numPr>
          <w:ilvl w:val="0"/>
          <w:numId w:val="6"/>
        </w:numPr>
        <w:spacing w:after="0" w:line="360" w:lineRule="auto"/>
        <w:rPr>
          <w:sz w:val="24"/>
          <w:szCs w:val="24"/>
          <w:lang w:val="en-US"/>
        </w:rPr>
      </w:pPr>
      <w:r w:rsidRPr="00191E41">
        <w:rPr>
          <w:sz w:val="24"/>
          <w:szCs w:val="24"/>
          <w:lang w:val="en-US"/>
        </w:rPr>
        <w:t>How to take better photographs.</w:t>
      </w:r>
    </w:p>
    <w:p w14:paraId="19D93E02" w14:textId="77777777" w:rsidR="008E6643" w:rsidRPr="00191E41" w:rsidRDefault="008E6643" w:rsidP="008E6643">
      <w:pPr>
        <w:numPr>
          <w:ilvl w:val="0"/>
          <w:numId w:val="6"/>
        </w:numPr>
        <w:spacing w:after="0" w:line="360" w:lineRule="auto"/>
        <w:rPr>
          <w:sz w:val="24"/>
          <w:szCs w:val="24"/>
          <w:lang w:val="en-US"/>
        </w:rPr>
      </w:pPr>
      <w:r w:rsidRPr="00191E41">
        <w:rPr>
          <w:sz w:val="24"/>
          <w:szCs w:val="24"/>
          <w:lang w:val="en-US"/>
        </w:rPr>
        <w:t>How to learn a foreign language.</w:t>
      </w:r>
    </w:p>
    <w:p w14:paraId="3E2C9291" w14:textId="77777777" w:rsidR="008E6643" w:rsidRPr="00191E41" w:rsidRDefault="008E6643" w:rsidP="008E6643">
      <w:pPr>
        <w:numPr>
          <w:ilvl w:val="0"/>
          <w:numId w:val="6"/>
        </w:numPr>
        <w:spacing w:after="0" w:line="360" w:lineRule="auto"/>
        <w:rPr>
          <w:sz w:val="24"/>
          <w:szCs w:val="24"/>
          <w:lang w:val="en-US"/>
        </w:rPr>
      </w:pPr>
      <w:r w:rsidRPr="00191E41">
        <w:rPr>
          <w:sz w:val="24"/>
          <w:szCs w:val="24"/>
          <w:lang w:val="en-US"/>
        </w:rPr>
        <w:t>How to pack boxes for moving.</w:t>
      </w:r>
    </w:p>
    <w:p w14:paraId="4EFF9539" w14:textId="77777777" w:rsidR="008E6643" w:rsidRDefault="008E6643" w:rsidP="008E6643">
      <w:pPr>
        <w:pStyle w:val="Prrafodelista"/>
        <w:numPr>
          <w:ilvl w:val="0"/>
          <w:numId w:val="6"/>
        </w:numPr>
        <w:spacing w:after="0" w:line="360" w:lineRule="auto"/>
        <w:rPr>
          <w:sz w:val="24"/>
          <w:szCs w:val="24"/>
          <w:lang w:val="en-US"/>
        </w:rPr>
      </w:pPr>
      <w:r>
        <w:rPr>
          <w:sz w:val="24"/>
          <w:szCs w:val="24"/>
          <w:lang w:val="en-US"/>
        </w:rPr>
        <w:t>What is virtual reality</w:t>
      </w:r>
    </w:p>
    <w:p w14:paraId="3E0C8FA9" w14:textId="77777777" w:rsidR="008E6643" w:rsidRDefault="008E6643" w:rsidP="008E6643">
      <w:pPr>
        <w:spacing w:after="0" w:line="360" w:lineRule="auto"/>
        <w:rPr>
          <w:sz w:val="24"/>
          <w:szCs w:val="24"/>
          <w:lang w:val="en-US"/>
        </w:rPr>
      </w:pPr>
    </w:p>
    <w:p w14:paraId="02F02C14" w14:textId="77777777" w:rsidR="008E6643" w:rsidRPr="00191E41" w:rsidRDefault="008E6643" w:rsidP="008E6643">
      <w:pPr>
        <w:spacing w:after="0" w:line="360" w:lineRule="auto"/>
        <w:rPr>
          <w:sz w:val="24"/>
          <w:szCs w:val="24"/>
          <w:lang w:val="en-US"/>
        </w:rPr>
      </w:pPr>
      <w:r w:rsidRPr="00191E41">
        <w:rPr>
          <w:b/>
          <w:bCs/>
          <w:i/>
          <w:iCs/>
          <w:sz w:val="24"/>
          <w:szCs w:val="24"/>
          <w:lang w:val="en-US"/>
        </w:rPr>
        <w:t>“If you can’t explain it simply, you don’t understand it well enough.”</w:t>
      </w:r>
    </w:p>
    <w:p w14:paraId="52D79B09" w14:textId="77777777" w:rsidR="008E6643" w:rsidRDefault="008E6643" w:rsidP="008E6643">
      <w:pPr>
        <w:spacing w:after="0" w:line="360" w:lineRule="auto"/>
        <w:rPr>
          <w:b/>
          <w:bCs/>
          <w:i/>
          <w:iCs/>
          <w:sz w:val="24"/>
          <w:szCs w:val="24"/>
          <w:lang w:val="en-US"/>
        </w:rPr>
      </w:pPr>
      <w:r w:rsidRPr="00BB0788">
        <w:rPr>
          <w:b/>
          <w:bCs/>
          <w:i/>
          <w:iCs/>
          <w:sz w:val="24"/>
          <w:szCs w:val="24"/>
          <w:lang w:val="en-US"/>
        </w:rPr>
        <w:t>Albert Einstein</w:t>
      </w:r>
    </w:p>
    <w:p w14:paraId="346382B6" w14:textId="77777777" w:rsidR="008E6643" w:rsidRPr="00BB0788" w:rsidRDefault="008E6643" w:rsidP="008E6643">
      <w:pPr>
        <w:spacing w:after="0" w:line="360" w:lineRule="auto"/>
        <w:rPr>
          <w:sz w:val="24"/>
          <w:szCs w:val="24"/>
          <w:lang w:val="en-US"/>
        </w:rPr>
      </w:pPr>
    </w:p>
    <w:p w14:paraId="689A53CF" w14:textId="77777777" w:rsidR="008E6643" w:rsidRDefault="008E6643" w:rsidP="008E6643">
      <w:pPr>
        <w:spacing w:after="0" w:line="360" w:lineRule="auto"/>
        <w:rPr>
          <w:b/>
          <w:sz w:val="24"/>
          <w:szCs w:val="24"/>
          <w:lang w:val="en-US"/>
        </w:rPr>
      </w:pPr>
      <w:r>
        <w:rPr>
          <w:b/>
          <w:sz w:val="24"/>
          <w:szCs w:val="24"/>
          <w:lang w:val="en-US"/>
        </w:rPr>
        <w:t>5 Tips t</w:t>
      </w:r>
      <w:r w:rsidRPr="00BB0788">
        <w:rPr>
          <w:b/>
          <w:sz w:val="24"/>
          <w:szCs w:val="24"/>
          <w:lang w:val="en-US"/>
        </w:rPr>
        <w:t>o Improve Giving Explanations</w:t>
      </w:r>
    </w:p>
    <w:p w14:paraId="038E2849" w14:textId="77777777" w:rsidR="008E6643" w:rsidRDefault="008E6643" w:rsidP="008E6643">
      <w:pPr>
        <w:spacing w:after="0" w:line="360" w:lineRule="auto"/>
        <w:rPr>
          <w:sz w:val="24"/>
          <w:szCs w:val="24"/>
          <w:lang w:val="en-US"/>
        </w:rPr>
      </w:pPr>
      <w:r w:rsidRPr="00DE3949">
        <w:rPr>
          <w:sz w:val="24"/>
          <w:szCs w:val="24"/>
          <w:lang w:val="en-US"/>
        </w:rPr>
        <w:t>Tip1: Focus on making your thinking clear.</w:t>
      </w:r>
    </w:p>
    <w:p w14:paraId="7FAC2433" w14:textId="77777777" w:rsidR="008E6643" w:rsidRPr="00DE3949" w:rsidRDefault="008E6643" w:rsidP="008E6643">
      <w:pPr>
        <w:rPr>
          <w:sz w:val="24"/>
          <w:szCs w:val="24"/>
          <w:lang w:val="en-US"/>
        </w:rPr>
      </w:pPr>
      <w:r w:rsidRPr="00DE3949">
        <w:rPr>
          <w:sz w:val="24"/>
          <w:szCs w:val="24"/>
          <w:lang w:val="en-US"/>
        </w:rPr>
        <w:t xml:space="preserve">Tip 2: Try and </w:t>
      </w:r>
      <w:r>
        <w:rPr>
          <w:sz w:val="24"/>
          <w:szCs w:val="24"/>
          <w:lang w:val="en-US"/>
        </w:rPr>
        <w:t>write what you want to explain.</w:t>
      </w:r>
    </w:p>
    <w:p w14:paraId="09F5B4C3" w14:textId="77777777" w:rsidR="008E6643" w:rsidRDefault="008E6643" w:rsidP="008E6643">
      <w:pPr>
        <w:spacing w:after="0" w:line="360" w:lineRule="auto"/>
        <w:rPr>
          <w:sz w:val="24"/>
          <w:szCs w:val="24"/>
          <w:lang w:val="en-US"/>
        </w:rPr>
      </w:pPr>
      <w:r w:rsidRPr="00DE3949">
        <w:rPr>
          <w:sz w:val="24"/>
          <w:szCs w:val="24"/>
          <w:lang w:val="en-US"/>
        </w:rPr>
        <w:t>Tip 3: Pay attention to your listener</w:t>
      </w:r>
      <w:r>
        <w:rPr>
          <w:sz w:val="24"/>
          <w:szCs w:val="24"/>
          <w:lang w:val="en-US"/>
        </w:rPr>
        <w:t>.</w:t>
      </w:r>
    </w:p>
    <w:p w14:paraId="3224569C" w14:textId="77777777" w:rsidR="008E6643" w:rsidRDefault="008E6643" w:rsidP="008E6643">
      <w:pPr>
        <w:spacing w:after="0" w:line="360" w:lineRule="auto"/>
        <w:rPr>
          <w:sz w:val="24"/>
          <w:szCs w:val="24"/>
          <w:lang w:val="en-US"/>
        </w:rPr>
      </w:pPr>
      <w:r w:rsidRPr="00DE3949">
        <w:rPr>
          <w:sz w:val="24"/>
          <w:szCs w:val="24"/>
          <w:lang w:val="en-US"/>
        </w:rPr>
        <w:t>Tip 4: Tell a story or give examples to make things easier to understand.</w:t>
      </w:r>
    </w:p>
    <w:p w14:paraId="436F6637" w14:textId="04B64CAB" w:rsidR="008E6643" w:rsidRPr="00B427F7" w:rsidRDefault="008E6643" w:rsidP="00B427F7">
      <w:pPr>
        <w:spacing w:after="0" w:line="360" w:lineRule="auto"/>
        <w:rPr>
          <w:sz w:val="24"/>
          <w:szCs w:val="24"/>
          <w:lang w:val="en-US"/>
        </w:rPr>
      </w:pPr>
      <w:r>
        <w:rPr>
          <w:sz w:val="24"/>
          <w:szCs w:val="24"/>
          <w:lang w:val="en-US"/>
        </w:rPr>
        <w:t>Tips 5: Write it down and check on it.</w:t>
      </w:r>
    </w:p>
    <w:p w14:paraId="3029C09E" w14:textId="77777777" w:rsidR="008E6643" w:rsidRDefault="008E6643">
      <w:pPr>
        <w:spacing w:after="0" w:line="360" w:lineRule="auto"/>
        <w:rPr>
          <w:sz w:val="24"/>
          <w:szCs w:val="24"/>
          <w:lang w:val="en-US"/>
        </w:rPr>
      </w:pPr>
    </w:p>
    <w:p w14:paraId="3732DDA9" w14:textId="1B0FD14A" w:rsidR="000248C8" w:rsidRDefault="003843F2">
      <w:pPr>
        <w:spacing w:after="0" w:line="360" w:lineRule="auto"/>
        <w:rPr>
          <w:b/>
          <w:sz w:val="24"/>
          <w:szCs w:val="24"/>
          <w:lang w:val="en-US"/>
        </w:rPr>
      </w:pPr>
      <w:r w:rsidRPr="003843F2">
        <w:rPr>
          <w:b/>
          <w:sz w:val="24"/>
          <w:szCs w:val="24"/>
          <w:lang w:val="en-US"/>
        </w:rPr>
        <w:t>Adverbs</w:t>
      </w:r>
    </w:p>
    <w:p w14:paraId="55EC0567" w14:textId="52BDE5CA" w:rsidR="001C7346" w:rsidRDefault="005B1251" w:rsidP="001C7346">
      <w:pPr>
        <w:spacing w:after="0" w:line="360" w:lineRule="auto"/>
        <w:rPr>
          <w:bCs/>
          <w:sz w:val="24"/>
          <w:szCs w:val="24"/>
          <w:lang w:val="en-US"/>
        </w:rPr>
      </w:pPr>
      <w:r w:rsidRPr="22AE9422">
        <w:rPr>
          <w:sz w:val="24"/>
          <w:szCs w:val="24"/>
          <w:lang w:val="en-US"/>
        </w:rPr>
        <w:t>Adverb</w:t>
      </w:r>
      <w:r w:rsidR="001C7346">
        <w:rPr>
          <w:sz w:val="24"/>
          <w:szCs w:val="24"/>
          <w:lang w:val="en-US"/>
        </w:rPr>
        <w:t>s</w:t>
      </w:r>
      <w:r w:rsidRPr="22AE9422">
        <w:rPr>
          <w:sz w:val="24"/>
          <w:szCs w:val="24"/>
          <w:lang w:val="en-US"/>
        </w:rPr>
        <w:t xml:space="preserve"> of manner</w:t>
      </w:r>
    </w:p>
    <w:p w14:paraId="4A42E479" w14:textId="4073E158" w:rsidR="001C7346" w:rsidRPr="001C7346" w:rsidRDefault="001C7346" w:rsidP="001C7346">
      <w:pPr>
        <w:spacing w:after="0" w:line="360" w:lineRule="auto"/>
        <w:rPr>
          <w:bCs/>
          <w:sz w:val="24"/>
          <w:szCs w:val="24"/>
          <w:lang w:val="en-US"/>
        </w:rPr>
      </w:pPr>
      <w:r>
        <w:rPr>
          <w:rFonts w:eastAsia="Times New Roman" w:cstheme="minorHAnsi"/>
          <w:color w:val="000000"/>
          <w:sz w:val="24"/>
          <w:szCs w:val="24"/>
          <w:lang w:val="en-GB" w:eastAsia="es-ES"/>
        </w:rPr>
        <w:t>-</w:t>
      </w:r>
      <w:r w:rsidRPr="001C7346">
        <w:rPr>
          <w:rFonts w:eastAsia="Times New Roman" w:cstheme="minorHAnsi"/>
          <w:color w:val="000000"/>
          <w:sz w:val="24"/>
          <w:szCs w:val="24"/>
          <w:lang w:val="en-GB" w:eastAsia="es-ES"/>
        </w:rPr>
        <w:t>usually formed from </w:t>
      </w:r>
      <w:hyperlink r:id="rId24" w:history="1">
        <w:r w:rsidRPr="001C7346">
          <w:rPr>
            <w:rFonts w:eastAsia="Times New Roman" w:cstheme="minorHAnsi"/>
            <w:b/>
            <w:bCs/>
            <w:color w:val="00843D"/>
            <w:sz w:val="24"/>
            <w:szCs w:val="24"/>
            <w:lang w:val="en-GB" w:eastAsia="es-ES"/>
          </w:rPr>
          <w:t>adjectives</w:t>
        </w:r>
      </w:hyperlink>
      <w:r w:rsidRPr="001C7346">
        <w:rPr>
          <w:rFonts w:eastAsia="Times New Roman" w:cstheme="minorHAnsi"/>
          <w:color w:val="000000"/>
          <w:sz w:val="24"/>
          <w:szCs w:val="24"/>
          <w:lang w:val="en-GB" w:eastAsia="es-ES"/>
        </w:rPr>
        <w:t> by </w:t>
      </w:r>
      <w:r w:rsidRPr="001C7346">
        <w:rPr>
          <w:rFonts w:eastAsia="Times New Roman" w:cstheme="minorHAnsi"/>
          <w:b/>
          <w:bCs/>
          <w:color w:val="000000"/>
          <w:sz w:val="24"/>
          <w:szCs w:val="24"/>
          <w:lang w:val="en-GB" w:eastAsia="es-ES"/>
        </w:rPr>
        <w:t>adding </w:t>
      </w:r>
      <w:r w:rsidRPr="001C7346">
        <w:rPr>
          <w:rFonts w:eastAsia="Times New Roman" w:cstheme="minorHAnsi"/>
          <w:b/>
          <w:bCs/>
          <w:i/>
          <w:iCs/>
          <w:color w:val="000000"/>
          <w:sz w:val="24"/>
          <w:szCs w:val="24"/>
          <w:lang w:val="en-GB" w:eastAsia="es-ES"/>
        </w:rPr>
        <w:t>–ly</w:t>
      </w:r>
      <w:r w:rsidRPr="001C7346">
        <w:rPr>
          <w:rFonts w:eastAsia="Times New Roman" w:cstheme="minorHAnsi"/>
          <w:color w:val="000000"/>
          <w:sz w:val="24"/>
          <w:szCs w:val="24"/>
          <w:lang w:val="en-GB" w:eastAsia="es-ES"/>
        </w:rPr>
        <w:t>:</w:t>
      </w:r>
    </w:p>
    <w:tbl>
      <w:tblPr>
        <w:tblW w:w="9532" w:type="dxa"/>
        <w:tblCellMar>
          <w:top w:w="15" w:type="dxa"/>
          <w:left w:w="15" w:type="dxa"/>
          <w:bottom w:w="15" w:type="dxa"/>
          <w:right w:w="15" w:type="dxa"/>
        </w:tblCellMar>
        <w:tblLook w:val="04A0" w:firstRow="1" w:lastRow="0" w:firstColumn="1" w:lastColumn="0" w:noHBand="0" w:noVBand="1"/>
      </w:tblPr>
      <w:tblGrid>
        <w:gridCol w:w="2578"/>
        <w:gridCol w:w="3079"/>
        <w:gridCol w:w="3875"/>
      </w:tblGrid>
      <w:tr w:rsidR="001C7346" w:rsidRPr="001C7346" w14:paraId="2231E05F" w14:textId="77777777" w:rsidTr="001C7346">
        <w:tc>
          <w:tcPr>
            <w:tcW w:w="0" w:type="auto"/>
            <w:tcBorders>
              <w:left w:val="single" w:sz="6" w:space="0" w:color="CDCDCD"/>
              <w:right w:val="single" w:sz="6" w:space="0" w:color="CDCDCD"/>
            </w:tcBorders>
            <w:tcMar>
              <w:top w:w="60" w:type="dxa"/>
              <w:left w:w="90" w:type="dxa"/>
              <w:bottom w:w="60" w:type="dxa"/>
              <w:right w:w="90" w:type="dxa"/>
            </w:tcMar>
            <w:vAlign w:val="center"/>
            <w:hideMark/>
          </w:tcPr>
          <w:p w14:paraId="0343CF5A" w14:textId="77777777" w:rsidR="001C7346" w:rsidRPr="001C7346" w:rsidRDefault="001C7346" w:rsidP="001C7346">
            <w:pPr>
              <w:spacing w:before="360" w:after="360" w:line="240" w:lineRule="auto"/>
              <w:rPr>
                <w:rFonts w:eastAsia="Times New Roman" w:cstheme="minorHAnsi"/>
                <w:color w:val="000000"/>
                <w:sz w:val="24"/>
                <w:szCs w:val="24"/>
                <w:lang w:eastAsia="es-ES"/>
              </w:rPr>
            </w:pPr>
            <w:r w:rsidRPr="001C7346">
              <w:rPr>
                <w:rFonts w:eastAsia="Times New Roman" w:cstheme="minorHAnsi"/>
                <w:i/>
                <w:iCs/>
                <w:color w:val="000000"/>
                <w:sz w:val="24"/>
                <w:szCs w:val="24"/>
                <w:lang w:eastAsia="es-ES"/>
              </w:rPr>
              <w:t>bad</w:t>
            </w:r>
            <w:r w:rsidRPr="001C7346">
              <w:rPr>
                <w:rFonts w:eastAsia="Times New Roman" w:cstheme="minorHAnsi"/>
                <w:color w:val="000000"/>
                <w:sz w:val="24"/>
                <w:szCs w:val="24"/>
                <w:lang w:eastAsia="es-ES"/>
              </w:rPr>
              <w:t> &gt; </w:t>
            </w:r>
            <w:r w:rsidRPr="001C7346">
              <w:rPr>
                <w:rFonts w:eastAsia="Times New Roman" w:cstheme="minorHAnsi"/>
                <w:b/>
                <w:bCs/>
                <w:i/>
                <w:iCs/>
                <w:color w:val="000000"/>
                <w:sz w:val="24"/>
                <w:szCs w:val="24"/>
                <w:lang w:eastAsia="es-ES"/>
              </w:rPr>
              <w:t>badly</w:t>
            </w:r>
          </w:p>
        </w:tc>
        <w:tc>
          <w:tcPr>
            <w:tcW w:w="0" w:type="auto"/>
            <w:tcBorders>
              <w:right w:val="single" w:sz="6" w:space="0" w:color="CDCDCD"/>
            </w:tcBorders>
            <w:tcMar>
              <w:top w:w="60" w:type="dxa"/>
              <w:left w:w="90" w:type="dxa"/>
              <w:bottom w:w="60" w:type="dxa"/>
              <w:right w:w="90" w:type="dxa"/>
            </w:tcMar>
            <w:vAlign w:val="center"/>
            <w:hideMark/>
          </w:tcPr>
          <w:p w14:paraId="5B76578E" w14:textId="77777777" w:rsidR="001C7346" w:rsidRPr="001C7346" w:rsidRDefault="001C7346" w:rsidP="001C7346">
            <w:pPr>
              <w:spacing w:before="360" w:after="360" w:line="240" w:lineRule="auto"/>
              <w:rPr>
                <w:rFonts w:eastAsia="Times New Roman" w:cstheme="minorHAnsi"/>
                <w:color w:val="000000"/>
                <w:sz w:val="24"/>
                <w:szCs w:val="24"/>
                <w:lang w:eastAsia="es-ES"/>
              </w:rPr>
            </w:pPr>
            <w:r w:rsidRPr="001C7346">
              <w:rPr>
                <w:rFonts w:eastAsia="Times New Roman" w:cstheme="minorHAnsi"/>
                <w:i/>
                <w:iCs/>
                <w:color w:val="000000"/>
                <w:sz w:val="24"/>
                <w:szCs w:val="24"/>
                <w:lang w:eastAsia="es-ES"/>
              </w:rPr>
              <w:t>quiet</w:t>
            </w:r>
            <w:r w:rsidRPr="001C7346">
              <w:rPr>
                <w:rFonts w:eastAsia="Times New Roman" w:cstheme="minorHAnsi"/>
                <w:color w:val="000000"/>
                <w:sz w:val="24"/>
                <w:szCs w:val="24"/>
                <w:lang w:eastAsia="es-ES"/>
              </w:rPr>
              <w:t> &gt; </w:t>
            </w:r>
            <w:r w:rsidRPr="001C7346">
              <w:rPr>
                <w:rFonts w:eastAsia="Times New Roman" w:cstheme="minorHAnsi"/>
                <w:b/>
                <w:bCs/>
                <w:i/>
                <w:iCs/>
                <w:color w:val="000000"/>
                <w:sz w:val="24"/>
                <w:szCs w:val="24"/>
                <w:lang w:eastAsia="es-ES"/>
              </w:rPr>
              <w:t>quietly</w:t>
            </w:r>
          </w:p>
        </w:tc>
        <w:tc>
          <w:tcPr>
            <w:tcW w:w="0" w:type="auto"/>
            <w:tcBorders>
              <w:right w:val="single" w:sz="6" w:space="0" w:color="CDCDCD"/>
            </w:tcBorders>
            <w:tcMar>
              <w:top w:w="60" w:type="dxa"/>
              <w:left w:w="90" w:type="dxa"/>
              <w:bottom w:w="60" w:type="dxa"/>
              <w:right w:w="90" w:type="dxa"/>
            </w:tcMar>
            <w:vAlign w:val="center"/>
            <w:hideMark/>
          </w:tcPr>
          <w:p w14:paraId="6609D4B4" w14:textId="77777777" w:rsidR="001C7346" w:rsidRPr="001C7346" w:rsidRDefault="001C7346" w:rsidP="001C7346">
            <w:pPr>
              <w:spacing w:before="360" w:after="360" w:line="240" w:lineRule="auto"/>
              <w:rPr>
                <w:rFonts w:eastAsia="Times New Roman" w:cstheme="minorHAnsi"/>
                <w:color w:val="000000"/>
                <w:sz w:val="24"/>
                <w:szCs w:val="24"/>
                <w:lang w:eastAsia="es-ES"/>
              </w:rPr>
            </w:pPr>
            <w:r w:rsidRPr="001C7346">
              <w:rPr>
                <w:rFonts w:eastAsia="Times New Roman" w:cstheme="minorHAnsi"/>
                <w:i/>
                <w:iCs/>
                <w:color w:val="000000"/>
                <w:sz w:val="24"/>
                <w:szCs w:val="24"/>
                <w:lang w:eastAsia="es-ES"/>
              </w:rPr>
              <w:t>sudden</w:t>
            </w:r>
            <w:r w:rsidRPr="001C7346">
              <w:rPr>
                <w:rFonts w:eastAsia="Times New Roman" w:cstheme="minorHAnsi"/>
                <w:color w:val="000000"/>
                <w:sz w:val="24"/>
                <w:szCs w:val="24"/>
                <w:lang w:eastAsia="es-ES"/>
              </w:rPr>
              <w:t> &gt; </w:t>
            </w:r>
            <w:r w:rsidRPr="001C7346">
              <w:rPr>
                <w:rFonts w:eastAsia="Times New Roman" w:cstheme="minorHAnsi"/>
                <w:b/>
                <w:bCs/>
                <w:i/>
                <w:iCs/>
                <w:color w:val="000000"/>
                <w:sz w:val="24"/>
                <w:szCs w:val="24"/>
                <w:lang w:eastAsia="es-ES"/>
              </w:rPr>
              <w:t>suddenly</w:t>
            </w:r>
          </w:p>
        </w:tc>
      </w:tr>
    </w:tbl>
    <w:p w14:paraId="6E797453" w14:textId="77777777" w:rsidR="001C7346" w:rsidRPr="001C7346" w:rsidRDefault="001C7346" w:rsidP="001C7346">
      <w:pPr>
        <w:spacing w:before="180" w:after="180" w:line="240" w:lineRule="auto"/>
        <w:rPr>
          <w:rFonts w:eastAsia="Times New Roman" w:cstheme="minorHAnsi"/>
          <w:color w:val="000000"/>
          <w:sz w:val="24"/>
          <w:szCs w:val="24"/>
          <w:lang w:val="en-GB" w:eastAsia="es-ES"/>
        </w:rPr>
      </w:pPr>
      <w:r w:rsidRPr="001C7346">
        <w:rPr>
          <w:rFonts w:eastAsia="Times New Roman" w:cstheme="minorHAnsi"/>
          <w:color w:val="000000"/>
          <w:sz w:val="24"/>
          <w:szCs w:val="24"/>
          <w:lang w:val="en-GB" w:eastAsia="es-ES"/>
        </w:rPr>
        <w:t>but sometimes there are changes in spelling:</w:t>
      </w:r>
    </w:p>
    <w:tbl>
      <w:tblPr>
        <w:tblW w:w="9532" w:type="dxa"/>
        <w:tblCellMar>
          <w:top w:w="15" w:type="dxa"/>
          <w:left w:w="15" w:type="dxa"/>
          <w:bottom w:w="15" w:type="dxa"/>
          <w:right w:w="15" w:type="dxa"/>
        </w:tblCellMar>
        <w:tblLook w:val="04A0" w:firstRow="1" w:lastRow="0" w:firstColumn="1" w:lastColumn="0" w:noHBand="0" w:noVBand="1"/>
      </w:tblPr>
      <w:tblGrid>
        <w:gridCol w:w="2700"/>
        <w:gridCol w:w="3135"/>
        <w:gridCol w:w="3697"/>
      </w:tblGrid>
      <w:tr w:rsidR="001C7346" w:rsidRPr="001C7346" w14:paraId="53ABD71A" w14:textId="77777777" w:rsidTr="001C7346">
        <w:tc>
          <w:tcPr>
            <w:tcW w:w="0" w:type="auto"/>
            <w:tcBorders>
              <w:left w:val="single" w:sz="6" w:space="0" w:color="CDCDCD"/>
              <w:right w:val="single" w:sz="6" w:space="0" w:color="CDCDCD"/>
            </w:tcBorders>
            <w:tcMar>
              <w:top w:w="60" w:type="dxa"/>
              <w:left w:w="90" w:type="dxa"/>
              <w:bottom w:w="60" w:type="dxa"/>
              <w:right w:w="90" w:type="dxa"/>
            </w:tcMar>
            <w:vAlign w:val="center"/>
            <w:hideMark/>
          </w:tcPr>
          <w:p w14:paraId="44708FDC" w14:textId="77777777" w:rsidR="001C7346" w:rsidRPr="001C7346" w:rsidRDefault="001C7346" w:rsidP="001C7346">
            <w:pPr>
              <w:spacing w:before="360" w:after="360" w:line="240" w:lineRule="auto"/>
              <w:rPr>
                <w:rFonts w:eastAsia="Times New Roman" w:cstheme="minorHAnsi"/>
                <w:color w:val="000000"/>
                <w:sz w:val="24"/>
                <w:szCs w:val="24"/>
                <w:lang w:eastAsia="es-ES"/>
              </w:rPr>
            </w:pPr>
            <w:r w:rsidRPr="001C7346">
              <w:rPr>
                <w:rFonts w:eastAsia="Times New Roman" w:cstheme="minorHAnsi"/>
                <w:i/>
                <w:iCs/>
                <w:color w:val="000000"/>
                <w:sz w:val="24"/>
                <w:szCs w:val="24"/>
                <w:lang w:eastAsia="es-ES"/>
              </w:rPr>
              <w:lastRenderedPageBreak/>
              <w:t>easy</w:t>
            </w:r>
            <w:r w:rsidRPr="001C7346">
              <w:rPr>
                <w:rFonts w:eastAsia="Times New Roman" w:cstheme="minorHAnsi"/>
                <w:color w:val="000000"/>
                <w:sz w:val="24"/>
                <w:szCs w:val="24"/>
                <w:lang w:eastAsia="es-ES"/>
              </w:rPr>
              <w:t> &gt; </w:t>
            </w:r>
            <w:r w:rsidRPr="001C7346">
              <w:rPr>
                <w:rFonts w:eastAsia="Times New Roman" w:cstheme="minorHAnsi"/>
                <w:b/>
                <w:bCs/>
                <w:i/>
                <w:iCs/>
                <w:color w:val="000000"/>
                <w:sz w:val="24"/>
                <w:szCs w:val="24"/>
                <w:lang w:eastAsia="es-ES"/>
              </w:rPr>
              <w:t>easily</w:t>
            </w:r>
          </w:p>
        </w:tc>
        <w:tc>
          <w:tcPr>
            <w:tcW w:w="0" w:type="auto"/>
            <w:tcBorders>
              <w:right w:val="single" w:sz="6" w:space="0" w:color="CDCDCD"/>
            </w:tcBorders>
            <w:tcMar>
              <w:top w:w="60" w:type="dxa"/>
              <w:left w:w="90" w:type="dxa"/>
              <w:bottom w:w="60" w:type="dxa"/>
              <w:right w:w="90" w:type="dxa"/>
            </w:tcMar>
            <w:vAlign w:val="center"/>
            <w:hideMark/>
          </w:tcPr>
          <w:p w14:paraId="2D4BC091" w14:textId="77777777" w:rsidR="001C7346" w:rsidRPr="001C7346" w:rsidRDefault="001C7346" w:rsidP="001C7346">
            <w:pPr>
              <w:spacing w:before="360" w:after="360" w:line="240" w:lineRule="auto"/>
              <w:rPr>
                <w:rFonts w:eastAsia="Times New Roman" w:cstheme="minorHAnsi"/>
                <w:color w:val="000000"/>
                <w:sz w:val="24"/>
                <w:szCs w:val="24"/>
                <w:lang w:eastAsia="es-ES"/>
              </w:rPr>
            </w:pPr>
            <w:r w:rsidRPr="001C7346">
              <w:rPr>
                <w:rFonts w:eastAsia="Times New Roman" w:cstheme="minorHAnsi"/>
                <w:i/>
                <w:iCs/>
                <w:color w:val="000000"/>
                <w:sz w:val="24"/>
                <w:szCs w:val="24"/>
                <w:lang w:eastAsia="es-ES"/>
              </w:rPr>
              <w:t>gentle</w:t>
            </w:r>
            <w:r w:rsidRPr="001C7346">
              <w:rPr>
                <w:rFonts w:eastAsia="Times New Roman" w:cstheme="minorHAnsi"/>
                <w:color w:val="000000"/>
                <w:sz w:val="24"/>
                <w:szCs w:val="24"/>
                <w:lang w:eastAsia="es-ES"/>
              </w:rPr>
              <w:t> &gt; </w:t>
            </w:r>
            <w:r w:rsidRPr="001C7346">
              <w:rPr>
                <w:rFonts w:eastAsia="Times New Roman" w:cstheme="minorHAnsi"/>
                <w:b/>
                <w:bCs/>
                <w:i/>
                <w:iCs/>
                <w:color w:val="000000"/>
                <w:sz w:val="24"/>
                <w:szCs w:val="24"/>
                <w:lang w:eastAsia="es-ES"/>
              </w:rPr>
              <w:t>gently</w:t>
            </w:r>
          </w:p>
        </w:tc>
        <w:tc>
          <w:tcPr>
            <w:tcW w:w="0" w:type="auto"/>
            <w:tcBorders>
              <w:right w:val="single" w:sz="6" w:space="0" w:color="CDCDCD"/>
            </w:tcBorders>
            <w:tcMar>
              <w:top w:w="60" w:type="dxa"/>
              <w:left w:w="90" w:type="dxa"/>
              <w:bottom w:w="60" w:type="dxa"/>
              <w:right w:w="90" w:type="dxa"/>
            </w:tcMar>
            <w:vAlign w:val="center"/>
            <w:hideMark/>
          </w:tcPr>
          <w:p w14:paraId="4E2745C1" w14:textId="77777777" w:rsidR="001C7346" w:rsidRPr="001C7346" w:rsidRDefault="001C7346" w:rsidP="001C7346">
            <w:pPr>
              <w:spacing w:before="360" w:after="360" w:line="240" w:lineRule="auto"/>
              <w:rPr>
                <w:rFonts w:eastAsia="Times New Roman" w:cstheme="minorHAnsi"/>
                <w:color w:val="000000"/>
                <w:sz w:val="24"/>
                <w:szCs w:val="24"/>
                <w:lang w:eastAsia="es-ES"/>
              </w:rPr>
            </w:pPr>
            <w:r w:rsidRPr="001C7346">
              <w:rPr>
                <w:rFonts w:eastAsia="Times New Roman" w:cstheme="minorHAnsi"/>
                <w:i/>
                <w:iCs/>
                <w:color w:val="000000"/>
                <w:sz w:val="24"/>
                <w:szCs w:val="24"/>
                <w:lang w:eastAsia="es-ES"/>
              </w:rPr>
              <w:t>careful</w:t>
            </w:r>
            <w:r w:rsidRPr="001C7346">
              <w:rPr>
                <w:rFonts w:eastAsia="Times New Roman" w:cstheme="minorHAnsi"/>
                <w:color w:val="000000"/>
                <w:sz w:val="24"/>
                <w:szCs w:val="24"/>
                <w:lang w:eastAsia="es-ES"/>
              </w:rPr>
              <w:t> &gt; </w:t>
            </w:r>
            <w:r w:rsidRPr="001C7346">
              <w:rPr>
                <w:rFonts w:eastAsia="Times New Roman" w:cstheme="minorHAnsi"/>
                <w:b/>
                <w:bCs/>
                <w:i/>
                <w:iCs/>
                <w:color w:val="000000"/>
                <w:sz w:val="24"/>
                <w:szCs w:val="24"/>
                <w:lang w:eastAsia="es-ES"/>
              </w:rPr>
              <w:t>carefully</w:t>
            </w:r>
          </w:p>
        </w:tc>
      </w:tr>
    </w:tbl>
    <w:p w14:paraId="0267E00F" w14:textId="77777777" w:rsidR="001C7346" w:rsidRPr="001C7346" w:rsidRDefault="001C7346" w:rsidP="001C7346">
      <w:pPr>
        <w:spacing w:before="180" w:after="180" w:line="240" w:lineRule="auto"/>
        <w:rPr>
          <w:rFonts w:eastAsia="Times New Roman" w:cstheme="minorHAnsi"/>
          <w:color w:val="000000"/>
          <w:sz w:val="24"/>
          <w:szCs w:val="24"/>
          <w:lang w:val="en-GB" w:eastAsia="es-ES"/>
        </w:rPr>
      </w:pPr>
      <w:r w:rsidRPr="001C7346">
        <w:rPr>
          <w:rFonts w:eastAsia="Times New Roman" w:cstheme="minorHAnsi"/>
          <w:color w:val="000000"/>
          <w:sz w:val="24"/>
          <w:szCs w:val="24"/>
          <w:lang w:val="en-GB" w:eastAsia="es-ES"/>
        </w:rPr>
        <w:t>The adverb formed from </w:t>
      </w:r>
      <w:r w:rsidRPr="001C7346">
        <w:rPr>
          <w:rFonts w:eastAsia="Times New Roman" w:cstheme="minorHAnsi"/>
          <w:i/>
          <w:iCs/>
          <w:color w:val="000000"/>
          <w:sz w:val="24"/>
          <w:szCs w:val="24"/>
          <w:lang w:val="en-GB" w:eastAsia="es-ES"/>
        </w:rPr>
        <w:t>good</w:t>
      </w:r>
      <w:r w:rsidRPr="001C7346">
        <w:rPr>
          <w:rFonts w:eastAsia="Times New Roman" w:cstheme="minorHAnsi"/>
          <w:color w:val="000000"/>
          <w:sz w:val="24"/>
          <w:szCs w:val="24"/>
          <w:lang w:val="en-GB" w:eastAsia="es-ES"/>
        </w:rPr>
        <w:t> is </w:t>
      </w:r>
      <w:r w:rsidRPr="001C7346">
        <w:rPr>
          <w:rFonts w:eastAsia="Times New Roman" w:cstheme="minorHAnsi"/>
          <w:i/>
          <w:iCs/>
          <w:color w:val="000000"/>
          <w:sz w:val="24"/>
          <w:szCs w:val="24"/>
          <w:lang w:val="en-GB" w:eastAsia="es-ES"/>
        </w:rPr>
        <w:t>well</w:t>
      </w:r>
      <w:r w:rsidRPr="001C7346">
        <w:rPr>
          <w:rFonts w:eastAsia="Times New Roman" w:cstheme="minorHAnsi"/>
          <w:color w:val="000000"/>
          <w:sz w:val="24"/>
          <w:szCs w:val="24"/>
          <w:lang w:val="en-GB" w:eastAsia="es-ES"/>
        </w:rPr>
        <w:t>:</w:t>
      </w:r>
    </w:p>
    <w:p w14:paraId="660B4A3B" w14:textId="77777777" w:rsidR="001C7346" w:rsidRPr="001C7346" w:rsidRDefault="001C7346" w:rsidP="001C7346">
      <w:pPr>
        <w:spacing w:line="240" w:lineRule="auto"/>
        <w:rPr>
          <w:rFonts w:eastAsia="Times New Roman" w:cstheme="minorHAnsi"/>
          <w:color w:val="000000"/>
          <w:sz w:val="24"/>
          <w:szCs w:val="24"/>
          <w:lang w:val="en-GB" w:eastAsia="es-ES"/>
        </w:rPr>
      </w:pPr>
      <w:r w:rsidRPr="001C7346">
        <w:rPr>
          <w:rFonts w:eastAsia="Times New Roman" w:cstheme="minorHAnsi"/>
          <w:i/>
          <w:iCs/>
          <w:color w:val="000000"/>
          <w:sz w:val="24"/>
          <w:szCs w:val="24"/>
          <w:lang w:val="en-GB" w:eastAsia="es-ES"/>
        </w:rPr>
        <w:t>You speak English very </w:t>
      </w:r>
      <w:r w:rsidRPr="001C7346">
        <w:rPr>
          <w:rFonts w:eastAsia="Times New Roman" w:cstheme="minorHAnsi"/>
          <w:b/>
          <w:bCs/>
          <w:i/>
          <w:iCs/>
          <w:color w:val="000000"/>
          <w:sz w:val="24"/>
          <w:szCs w:val="24"/>
          <w:lang w:val="en-GB" w:eastAsia="es-ES"/>
        </w:rPr>
        <w:t>well</w:t>
      </w:r>
      <w:r w:rsidRPr="001C7346">
        <w:rPr>
          <w:rFonts w:eastAsia="Times New Roman" w:cstheme="minorHAnsi"/>
          <w:i/>
          <w:iCs/>
          <w:color w:val="000000"/>
          <w:sz w:val="24"/>
          <w:szCs w:val="24"/>
          <w:lang w:val="en-GB" w:eastAsia="es-ES"/>
        </w:rPr>
        <w:t>.</w:t>
      </w:r>
    </w:p>
    <w:p w14:paraId="5A2BAEC6" w14:textId="77777777" w:rsidR="001C7346" w:rsidRPr="001C7346" w:rsidRDefault="001C7346" w:rsidP="001C7346">
      <w:pPr>
        <w:spacing w:before="180" w:after="180" w:line="240" w:lineRule="auto"/>
        <w:rPr>
          <w:rFonts w:eastAsia="Times New Roman" w:cstheme="minorHAnsi"/>
          <w:color w:val="000000"/>
          <w:sz w:val="24"/>
          <w:szCs w:val="24"/>
          <w:lang w:val="en-GB" w:eastAsia="es-ES"/>
        </w:rPr>
      </w:pPr>
      <w:r w:rsidRPr="001C7346">
        <w:rPr>
          <w:rFonts w:eastAsia="Times New Roman" w:cstheme="minorHAnsi"/>
          <w:color w:val="000000"/>
          <w:sz w:val="24"/>
          <w:szCs w:val="24"/>
          <w:lang w:val="en-GB" w:eastAsia="es-ES"/>
        </w:rPr>
        <w:t>Adverbs of manner normally come </w:t>
      </w:r>
      <w:hyperlink r:id="rId25" w:history="1">
        <w:r w:rsidRPr="001C7346">
          <w:rPr>
            <w:rFonts w:eastAsia="Times New Roman" w:cstheme="minorHAnsi"/>
            <w:sz w:val="24"/>
            <w:szCs w:val="24"/>
            <w:u w:val="single"/>
            <w:lang w:val="en-GB" w:eastAsia="es-ES"/>
          </w:rPr>
          <w:t>after the verb</w:t>
        </w:r>
      </w:hyperlink>
      <w:r w:rsidRPr="001C7346">
        <w:rPr>
          <w:rFonts w:eastAsia="Times New Roman" w:cstheme="minorHAnsi"/>
          <w:sz w:val="24"/>
          <w:szCs w:val="24"/>
          <w:u w:val="single"/>
          <w:lang w:val="en-GB" w:eastAsia="es-ES"/>
        </w:rPr>
        <w:t>:</w:t>
      </w:r>
    </w:p>
    <w:p w14:paraId="58DCBDA4" w14:textId="77777777" w:rsidR="001C7346" w:rsidRPr="001C7346" w:rsidRDefault="001C7346" w:rsidP="001C7346">
      <w:pPr>
        <w:spacing w:line="240" w:lineRule="auto"/>
        <w:rPr>
          <w:rFonts w:eastAsia="Times New Roman" w:cstheme="minorHAnsi"/>
          <w:color w:val="000000"/>
          <w:sz w:val="24"/>
          <w:szCs w:val="24"/>
          <w:lang w:val="en-GB" w:eastAsia="es-ES"/>
        </w:rPr>
      </w:pPr>
      <w:r w:rsidRPr="001C7346">
        <w:rPr>
          <w:rFonts w:eastAsia="Times New Roman" w:cstheme="minorHAnsi"/>
          <w:i/>
          <w:iCs/>
          <w:color w:val="000000"/>
          <w:sz w:val="24"/>
          <w:szCs w:val="24"/>
          <w:lang w:val="en-GB" w:eastAsia="es-ES"/>
        </w:rPr>
        <w:t>He spoke </w:t>
      </w:r>
      <w:r w:rsidRPr="001C7346">
        <w:rPr>
          <w:rFonts w:eastAsia="Times New Roman" w:cstheme="minorHAnsi"/>
          <w:b/>
          <w:bCs/>
          <w:i/>
          <w:iCs/>
          <w:color w:val="000000"/>
          <w:sz w:val="24"/>
          <w:szCs w:val="24"/>
          <w:lang w:val="en-GB" w:eastAsia="es-ES"/>
        </w:rPr>
        <w:t>angrily</w:t>
      </w:r>
      <w:r w:rsidRPr="001C7346">
        <w:rPr>
          <w:rFonts w:eastAsia="Times New Roman" w:cstheme="minorHAnsi"/>
          <w:i/>
          <w:iCs/>
          <w:color w:val="000000"/>
          <w:sz w:val="24"/>
          <w:szCs w:val="24"/>
          <w:lang w:val="en-GB" w:eastAsia="es-ES"/>
        </w:rPr>
        <w:t>.</w:t>
      </w:r>
    </w:p>
    <w:p w14:paraId="27642302" w14:textId="77777777" w:rsidR="001C7346" w:rsidRPr="001C7346" w:rsidRDefault="001C7346" w:rsidP="001C7346">
      <w:pPr>
        <w:spacing w:before="180" w:after="180" w:line="240" w:lineRule="auto"/>
        <w:rPr>
          <w:rFonts w:eastAsia="Times New Roman" w:cstheme="minorHAnsi"/>
          <w:color w:val="000000"/>
          <w:sz w:val="24"/>
          <w:szCs w:val="24"/>
          <w:lang w:val="en-GB" w:eastAsia="es-ES"/>
        </w:rPr>
      </w:pPr>
      <w:r w:rsidRPr="001C7346">
        <w:rPr>
          <w:rFonts w:eastAsia="Times New Roman" w:cstheme="minorHAnsi"/>
          <w:color w:val="000000"/>
          <w:sz w:val="24"/>
          <w:szCs w:val="24"/>
          <w:lang w:val="en-GB" w:eastAsia="es-ES"/>
        </w:rPr>
        <w:t xml:space="preserve">or </w:t>
      </w:r>
      <w:r w:rsidRPr="001C7346">
        <w:rPr>
          <w:rFonts w:eastAsia="Times New Roman" w:cstheme="minorHAnsi"/>
          <w:color w:val="000000"/>
          <w:sz w:val="24"/>
          <w:szCs w:val="24"/>
          <w:u w:val="single"/>
          <w:lang w:val="en-GB" w:eastAsia="es-ES"/>
        </w:rPr>
        <w:t>after the object</w:t>
      </w:r>
      <w:r w:rsidRPr="001C7346">
        <w:rPr>
          <w:rFonts w:eastAsia="Times New Roman" w:cstheme="minorHAnsi"/>
          <w:color w:val="000000"/>
          <w:sz w:val="24"/>
          <w:szCs w:val="24"/>
          <w:lang w:val="en-GB" w:eastAsia="es-ES"/>
        </w:rPr>
        <w:t>:</w:t>
      </w:r>
    </w:p>
    <w:p w14:paraId="479FC2D1" w14:textId="1AB07E03" w:rsidR="001C7346" w:rsidRDefault="001C7346" w:rsidP="001C7346">
      <w:pPr>
        <w:spacing w:line="240" w:lineRule="auto"/>
        <w:rPr>
          <w:rFonts w:eastAsia="Times New Roman" w:cstheme="minorHAnsi"/>
          <w:i/>
          <w:iCs/>
          <w:color w:val="000000"/>
          <w:sz w:val="24"/>
          <w:szCs w:val="24"/>
          <w:lang w:val="en-GB" w:eastAsia="es-ES"/>
        </w:rPr>
      </w:pPr>
      <w:r w:rsidRPr="001C7346">
        <w:rPr>
          <w:rFonts w:eastAsia="Times New Roman" w:cstheme="minorHAnsi"/>
          <w:i/>
          <w:iCs/>
          <w:color w:val="000000"/>
          <w:sz w:val="24"/>
          <w:szCs w:val="24"/>
          <w:lang w:val="en-GB" w:eastAsia="es-ES"/>
        </w:rPr>
        <w:t>He opened the door </w:t>
      </w:r>
      <w:r w:rsidRPr="001C7346">
        <w:rPr>
          <w:rFonts w:eastAsia="Times New Roman" w:cstheme="minorHAnsi"/>
          <w:b/>
          <w:bCs/>
          <w:i/>
          <w:iCs/>
          <w:color w:val="000000"/>
          <w:sz w:val="24"/>
          <w:szCs w:val="24"/>
          <w:lang w:val="en-GB" w:eastAsia="es-ES"/>
        </w:rPr>
        <w:t>quietly</w:t>
      </w:r>
      <w:r w:rsidRPr="001C7346">
        <w:rPr>
          <w:rFonts w:eastAsia="Times New Roman" w:cstheme="minorHAnsi"/>
          <w:i/>
          <w:iCs/>
          <w:color w:val="000000"/>
          <w:sz w:val="24"/>
          <w:szCs w:val="24"/>
          <w:lang w:val="en-GB" w:eastAsia="es-ES"/>
        </w:rPr>
        <w:t>.</w:t>
      </w:r>
    </w:p>
    <w:p w14:paraId="22BB045E" w14:textId="77777777" w:rsidR="001C7346" w:rsidRPr="001C7346" w:rsidRDefault="001C7346" w:rsidP="001C7346">
      <w:pPr>
        <w:pStyle w:val="NormalWeb"/>
        <w:spacing w:before="180" w:beforeAutospacing="0" w:after="180" w:afterAutospacing="0"/>
        <w:rPr>
          <w:rFonts w:asciiTheme="minorHAnsi" w:hAnsiTheme="minorHAnsi" w:cstheme="minorHAnsi"/>
          <w:color w:val="000000"/>
          <w:lang w:val="en-GB"/>
        </w:rPr>
      </w:pPr>
      <w:r w:rsidRPr="001C7346">
        <w:rPr>
          <w:rFonts w:asciiTheme="minorHAnsi" w:hAnsiTheme="minorHAnsi" w:cstheme="minorHAnsi"/>
          <w:color w:val="000000"/>
          <w:lang w:val="en-GB"/>
        </w:rPr>
        <w:t>If an adjective already ends in </w:t>
      </w:r>
      <w:r w:rsidRPr="001C7346">
        <w:rPr>
          <w:rStyle w:val="nfasis"/>
          <w:rFonts w:asciiTheme="minorHAnsi" w:hAnsiTheme="minorHAnsi" w:cstheme="minorHAnsi"/>
          <w:color w:val="000000"/>
          <w:lang w:val="en-GB"/>
        </w:rPr>
        <w:t>-ly</w:t>
      </w:r>
      <w:r w:rsidRPr="001C7346">
        <w:rPr>
          <w:rFonts w:asciiTheme="minorHAnsi" w:hAnsiTheme="minorHAnsi" w:cstheme="minorHAnsi"/>
          <w:color w:val="000000"/>
          <w:lang w:val="en-GB"/>
        </w:rPr>
        <w:t>, we use the phrase </w:t>
      </w:r>
      <w:r w:rsidRPr="001C7346">
        <w:rPr>
          <w:rStyle w:val="Textoennegrita"/>
          <w:rFonts w:asciiTheme="minorHAnsi" w:hAnsiTheme="minorHAnsi" w:cstheme="minorHAnsi"/>
          <w:i/>
          <w:iCs/>
          <w:color w:val="000000"/>
          <w:lang w:val="en-GB"/>
        </w:rPr>
        <w:t>in a …. way</w:t>
      </w:r>
      <w:r w:rsidRPr="001C7346">
        <w:rPr>
          <w:rFonts w:asciiTheme="minorHAnsi" w:hAnsiTheme="minorHAnsi" w:cstheme="minorHAnsi"/>
          <w:color w:val="000000"/>
          <w:lang w:val="en-GB"/>
        </w:rPr>
        <w:t> to express manner:</w:t>
      </w:r>
    </w:p>
    <w:p w14:paraId="7BA360FD" w14:textId="77777777" w:rsidR="001C7346" w:rsidRPr="001C7346" w:rsidRDefault="001C7346" w:rsidP="001C7346">
      <w:pPr>
        <w:pStyle w:val="NormalWeb"/>
        <w:spacing w:before="180" w:beforeAutospacing="0" w:after="180" w:afterAutospacing="0"/>
        <w:rPr>
          <w:rFonts w:asciiTheme="minorHAnsi" w:hAnsiTheme="minorHAnsi" w:cstheme="minorHAnsi"/>
          <w:color w:val="000000"/>
          <w:lang w:val="en-GB"/>
        </w:rPr>
      </w:pPr>
      <w:r w:rsidRPr="001C7346">
        <w:rPr>
          <w:rStyle w:val="nfasis"/>
          <w:rFonts w:asciiTheme="minorHAnsi" w:hAnsiTheme="minorHAnsi" w:cstheme="minorHAnsi"/>
          <w:color w:val="000000"/>
          <w:lang w:val="en-GB"/>
        </w:rPr>
        <w:t>silly: He behaved </w:t>
      </w:r>
      <w:r w:rsidRPr="001C7346">
        <w:rPr>
          <w:rStyle w:val="Textoennegrita"/>
          <w:rFonts w:asciiTheme="minorHAnsi" w:hAnsiTheme="minorHAnsi" w:cstheme="minorHAnsi"/>
          <w:i/>
          <w:iCs/>
          <w:color w:val="000000"/>
          <w:lang w:val="en-GB"/>
        </w:rPr>
        <w:t>in a silly way</w:t>
      </w:r>
      <w:r w:rsidRPr="001C7346">
        <w:rPr>
          <w:rStyle w:val="nfasis"/>
          <w:rFonts w:asciiTheme="minorHAnsi" w:hAnsiTheme="minorHAnsi" w:cstheme="minorHAnsi"/>
          <w:color w:val="000000"/>
          <w:lang w:val="en-GB"/>
        </w:rPr>
        <w:t>.</w:t>
      </w:r>
      <w:r w:rsidRPr="001C7346">
        <w:rPr>
          <w:rFonts w:asciiTheme="minorHAnsi" w:hAnsiTheme="minorHAnsi" w:cstheme="minorHAnsi"/>
          <w:i/>
          <w:iCs/>
          <w:color w:val="000000"/>
          <w:lang w:val="en-GB"/>
        </w:rPr>
        <w:br/>
      </w:r>
      <w:r w:rsidRPr="001C7346">
        <w:rPr>
          <w:rStyle w:val="nfasis"/>
          <w:rFonts w:asciiTheme="minorHAnsi" w:hAnsiTheme="minorHAnsi" w:cstheme="minorHAnsi"/>
          <w:color w:val="000000"/>
          <w:lang w:val="en-GB"/>
        </w:rPr>
        <w:t>friendly: She spoke </w:t>
      </w:r>
      <w:r w:rsidRPr="001C7346">
        <w:rPr>
          <w:rStyle w:val="Textoennegrita"/>
          <w:rFonts w:asciiTheme="minorHAnsi" w:hAnsiTheme="minorHAnsi" w:cstheme="minorHAnsi"/>
          <w:i/>
          <w:iCs/>
          <w:color w:val="000000"/>
          <w:lang w:val="en-GB"/>
        </w:rPr>
        <w:t>in a friendly way</w:t>
      </w:r>
      <w:r w:rsidRPr="001C7346">
        <w:rPr>
          <w:rStyle w:val="nfasis"/>
          <w:rFonts w:asciiTheme="minorHAnsi" w:hAnsiTheme="minorHAnsi" w:cstheme="minorHAnsi"/>
          <w:color w:val="000000"/>
          <w:lang w:val="en-GB"/>
        </w:rPr>
        <w:t>.</w:t>
      </w:r>
    </w:p>
    <w:p w14:paraId="45CCB7C1" w14:textId="77777777" w:rsidR="001C7346" w:rsidRPr="001C7346" w:rsidRDefault="001C7346" w:rsidP="001C7346">
      <w:pPr>
        <w:pStyle w:val="NormalWeb"/>
        <w:spacing w:before="180" w:beforeAutospacing="0" w:after="180" w:afterAutospacing="0"/>
        <w:rPr>
          <w:rFonts w:asciiTheme="minorHAnsi" w:hAnsiTheme="minorHAnsi" w:cstheme="minorHAnsi"/>
          <w:color w:val="000000"/>
          <w:lang w:val="en-GB"/>
        </w:rPr>
      </w:pPr>
      <w:r w:rsidRPr="001C7346">
        <w:rPr>
          <w:rFonts w:asciiTheme="minorHAnsi" w:hAnsiTheme="minorHAnsi" w:cstheme="minorHAnsi"/>
          <w:color w:val="000000"/>
          <w:lang w:val="en-GB"/>
        </w:rPr>
        <w:t>A few adverbs of manner have </w:t>
      </w:r>
      <w:r w:rsidRPr="001C7346">
        <w:rPr>
          <w:rStyle w:val="Textoennegrita"/>
          <w:rFonts w:asciiTheme="minorHAnsi" w:hAnsiTheme="minorHAnsi" w:cstheme="minorHAnsi"/>
          <w:color w:val="000000"/>
          <w:lang w:val="en-GB"/>
        </w:rPr>
        <w:t>the same form as the adjective</w:t>
      </w:r>
      <w:r w:rsidRPr="001C7346">
        <w:rPr>
          <w:rFonts w:asciiTheme="minorHAnsi" w:hAnsiTheme="minorHAnsi" w:cstheme="minorHAnsi"/>
          <w:color w:val="000000"/>
          <w:lang w:val="en-GB"/>
        </w:rPr>
        <w:t>:</w:t>
      </w:r>
    </w:p>
    <w:p w14:paraId="2BB4B882" w14:textId="4F1720DA" w:rsidR="001C7346" w:rsidRPr="001C7346" w:rsidRDefault="001C7346" w:rsidP="001C7346">
      <w:pPr>
        <w:pStyle w:val="NormalWeb"/>
        <w:spacing w:before="180" w:beforeAutospacing="0" w:after="180" w:afterAutospacing="0"/>
        <w:rPr>
          <w:rFonts w:asciiTheme="minorHAnsi" w:hAnsiTheme="minorHAnsi" w:cstheme="minorHAnsi"/>
          <w:i/>
          <w:iCs/>
          <w:color w:val="000000"/>
          <w:lang w:val="en-GB"/>
        </w:rPr>
      </w:pPr>
      <w:r w:rsidRPr="001C7346">
        <w:rPr>
          <w:rStyle w:val="nfasis"/>
          <w:rFonts w:asciiTheme="minorHAnsi" w:hAnsiTheme="minorHAnsi" w:cstheme="minorHAnsi"/>
          <w:color w:val="000000"/>
          <w:lang w:val="en-GB"/>
        </w:rPr>
        <w:t>They all worked </w:t>
      </w:r>
      <w:r w:rsidRPr="001C7346">
        <w:rPr>
          <w:rStyle w:val="Textoennegrita"/>
          <w:rFonts w:asciiTheme="minorHAnsi" w:hAnsiTheme="minorHAnsi" w:cstheme="minorHAnsi"/>
          <w:i/>
          <w:iCs/>
          <w:color w:val="000000"/>
          <w:lang w:val="en-GB"/>
        </w:rPr>
        <w:t>hard</w:t>
      </w:r>
      <w:r w:rsidRPr="001C7346">
        <w:rPr>
          <w:rStyle w:val="nfasis"/>
          <w:rFonts w:asciiTheme="minorHAnsi" w:hAnsiTheme="minorHAnsi" w:cstheme="minorHAnsi"/>
          <w:color w:val="000000"/>
          <w:lang w:val="en-GB"/>
        </w:rPr>
        <w:t>.</w:t>
      </w:r>
      <w:r w:rsidRPr="001C7346">
        <w:rPr>
          <w:rFonts w:asciiTheme="minorHAnsi" w:hAnsiTheme="minorHAnsi" w:cstheme="minorHAnsi"/>
          <w:i/>
          <w:iCs/>
          <w:color w:val="000000"/>
          <w:lang w:val="en-GB"/>
        </w:rPr>
        <w:br/>
      </w:r>
      <w:r w:rsidRPr="001C7346">
        <w:rPr>
          <w:rStyle w:val="nfasis"/>
          <w:rFonts w:asciiTheme="minorHAnsi" w:hAnsiTheme="minorHAnsi" w:cstheme="minorHAnsi"/>
          <w:color w:val="000000"/>
          <w:lang w:val="en-GB"/>
        </w:rPr>
        <w:t>She usually arrives </w:t>
      </w:r>
      <w:r w:rsidRPr="001C7346">
        <w:rPr>
          <w:rStyle w:val="Textoennegrita"/>
          <w:rFonts w:asciiTheme="minorHAnsi" w:hAnsiTheme="minorHAnsi" w:cstheme="minorHAnsi"/>
          <w:i/>
          <w:iCs/>
          <w:color w:val="000000"/>
          <w:lang w:val="en-GB"/>
        </w:rPr>
        <w:t>late/early</w:t>
      </w:r>
      <w:r w:rsidRPr="001C7346">
        <w:rPr>
          <w:rStyle w:val="nfasis"/>
          <w:rFonts w:asciiTheme="minorHAnsi" w:hAnsiTheme="minorHAnsi" w:cstheme="minorHAnsi"/>
          <w:color w:val="000000"/>
          <w:lang w:val="en-GB"/>
        </w:rPr>
        <w:t>.</w:t>
      </w:r>
      <w:r w:rsidRPr="001C7346">
        <w:rPr>
          <w:rFonts w:asciiTheme="minorHAnsi" w:hAnsiTheme="minorHAnsi" w:cstheme="minorHAnsi"/>
          <w:i/>
          <w:iCs/>
          <w:color w:val="000000"/>
          <w:lang w:val="en-GB"/>
        </w:rPr>
        <w:br/>
      </w:r>
      <w:r w:rsidRPr="001C7346">
        <w:rPr>
          <w:rStyle w:val="nfasis"/>
          <w:rFonts w:asciiTheme="minorHAnsi" w:hAnsiTheme="minorHAnsi" w:cstheme="minorHAnsi"/>
          <w:color w:val="000000"/>
          <w:lang w:val="en-GB"/>
        </w:rPr>
        <w:t>I hate driving </w:t>
      </w:r>
      <w:r w:rsidRPr="001C7346">
        <w:rPr>
          <w:rStyle w:val="Textoennegrita"/>
          <w:rFonts w:asciiTheme="minorHAnsi" w:hAnsiTheme="minorHAnsi" w:cstheme="minorHAnsi"/>
          <w:i/>
          <w:iCs/>
          <w:color w:val="000000"/>
          <w:lang w:val="en-GB"/>
        </w:rPr>
        <w:t>fast</w:t>
      </w:r>
      <w:r w:rsidRPr="001C7346">
        <w:rPr>
          <w:rStyle w:val="nfasis"/>
          <w:rFonts w:asciiTheme="minorHAnsi" w:hAnsiTheme="minorHAnsi" w:cstheme="minorHAnsi"/>
          <w:color w:val="000000"/>
          <w:lang w:val="en-GB"/>
        </w:rPr>
        <w:t>.</w:t>
      </w:r>
    </w:p>
    <w:p w14:paraId="22099397" w14:textId="5152E5BA" w:rsidR="001C7346" w:rsidRPr="001C7346" w:rsidRDefault="001C7346" w:rsidP="001C7346">
      <w:pPr>
        <w:pStyle w:val="NormalWeb"/>
        <w:spacing w:before="180" w:beforeAutospacing="0" w:after="180" w:afterAutospacing="0" w:line="276" w:lineRule="auto"/>
        <w:rPr>
          <w:rFonts w:asciiTheme="minorHAnsi" w:hAnsiTheme="minorHAnsi" w:cstheme="minorHAnsi"/>
          <w:color w:val="000000"/>
          <w:lang w:val="en-GB"/>
        </w:rPr>
      </w:pPr>
      <w:r w:rsidRPr="001C7346">
        <w:rPr>
          <w:rStyle w:val="nfasis"/>
          <w:rFonts w:asciiTheme="minorHAnsi" w:hAnsiTheme="minorHAnsi" w:cstheme="minorHAnsi"/>
          <w:color w:val="000000"/>
          <w:lang w:val="en-GB"/>
        </w:rPr>
        <w:t>hardly</w:t>
      </w:r>
      <w:r w:rsidRPr="001C7346">
        <w:rPr>
          <w:rFonts w:asciiTheme="minorHAnsi" w:hAnsiTheme="minorHAnsi" w:cstheme="minorHAnsi"/>
          <w:color w:val="000000"/>
          <w:lang w:val="en-GB"/>
        </w:rPr>
        <w:t> and </w:t>
      </w:r>
      <w:r w:rsidRPr="001C7346">
        <w:rPr>
          <w:rStyle w:val="nfasis"/>
          <w:rFonts w:asciiTheme="minorHAnsi" w:hAnsiTheme="minorHAnsi" w:cstheme="minorHAnsi"/>
          <w:color w:val="000000"/>
          <w:lang w:val="en-GB"/>
        </w:rPr>
        <w:t>lately</w:t>
      </w:r>
      <w:r w:rsidRPr="001C7346">
        <w:rPr>
          <w:rFonts w:asciiTheme="minorHAnsi" w:hAnsiTheme="minorHAnsi" w:cstheme="minorHAnsi"/>
          <w:color w:val="000000"/>
          <w:lang w:val="en-GB"/>
        </w:rPr>
        <w:t> have different meanings from </w:t>
      </w:r>
      <w:r w:rsidRPr="001C7346">
        <w:rPr>
          <w:rStyle w:val="nfasis"/>
          <w:rFonts w:asciiTheme="minorHAnsi" w:hAnsiTheme="minorHAnsi" w:cstheme="minorHAnsi"/>
          <w:color w:val="000000"/>
          <w:lang w:val="en-GB"/>
        </w:rPr>
        <w:t>hard</w:t>
      </w:r>
      <w:r w:rsidRPr="001C7346">
        <w:rPr>
          <w:rFonts w:asciiTheme="minorHAnsi" w:hAnsiTheme="minorHAnsi" w:cstheme="minorHAnsi"/>
          <w:color w:val="000000"/>
          <w:lang w:val="en-GB"/>
        </w:rPr>
        <w:t> and </w:t>
      </w:r>
      <w:r w:rsidRPr="001C7346">
        <w:rPr>
          <w:rStyle w:val="nfasis"/>
          <w:rFonts w:asciiTheme="minorHAnsi" w:hAnsiTheme="minorHAnsi" w:cstheme="minorHAnsi"/>
          <w:color w:val="000000"/>
          <w:lang w:val="en-GB"/>
        </w:rPr>
        <w:t>late</w:t>
      </w:r>
      <w:r w:rsidRPr="001C7346">
        <w:rPr>
          <w:rFonts w:asciiTheme="minorHAnsi" w:hAnsiTheme="minorHAnsi" w:cstheme="minorHAnsi"/>
          <w:color w:val="000000"/>
          <w:lang w:val="en-GB"/>
        </w:rPr>
        <w:t>:</w:t>
      </w:r>
      <w:r w:rsidRPr="001C7346">
        <w:rPr>
          <w:rFonts w:asciiTheme="minorHAnsi" w:hAnsiTheme="minorHAnsi" w:cstheme="minorHAnsi"/>
          <w:color w:val="000000"/>
          <w:lang w:val="en-GB"/>
        </w:rPr>
        <w:br/>
        <w:t> </w:t>
      </w:r>
      <w:r w:rsidRPr="001C7346">
        <w:rPr>
          <w:rStyle w:val="nfasis"/>
          <w:rFonts w:asciiTheme="minorHAnsi" w:hAnsiTheme="minorHAnsi" w:cstheme="minorHAnsi"/>
          <w:color w:val="000000"/>
          <w:lang w:val="en-GB"/>
        </w:rPr>
        <w:t>He could</w:t>
      </w:r>
      <w:r w:rsidRPr="001C7346">
        <w:rPr>
          <w:rStyle w:val="Textoennegrita"/>
          <w:rFonts w:asciiTheme="minorHAnsi" w:hAnsiTheme="minorHAnsi" w:cstheme="minorHAnsi"/>
          <w:i/>
          <w:iCs/>
          <w:color w:val="000000"/>
          <w:lang w:val="en-GB"/>
        </w:rPr>
        <w:t> hardly </w:t>
      </w:r>
      <w:r w:rsidRPr="001C7346">
        <w:rPr>
          <w:rStyle w:val="nfasis"/>
          <w:rFonts w:asciiTheme="minorHAnsi" w:hAnsiTheme="minorHAnsi" w:cstheme="minorHAnsi"/>
          <w:color w:val="000000"/>
          <w:lang w:val="en-GB"/>
        </w:rPr>
        <w:t>walk</w:t>
      </w:r>
      <w:r w:rsidRPr="001C7346">
        <w:rPr>
          <w:rFonts w:asciiTheme="minorHAnsi" w:hAnsiTheme="minorHAnsi" w:cstheme="minorHAnsi"/>
          <w:color w:val="000000"/>
          <w:lang w:val="en-GB"/>
        </w:rPr>
        <w:t>. = It was </w:t>
      </w:r>
      <w:r w:rsidRPr="001C7346">
        <w:rPr>
          <w:rStyle w:val="Textoennegrita"/>
          <w:rFonts w:asciiTheme="minorHAnsi" w:hAnsiTheme="minorHAnsi" w:cstheme="minorHAnsi"/>
          <w:color w:val="000000"/>
          <w:lang w:val="en-GB"/>
        </w:rPr>
        <w:t>difficult</w:t>
      </w:r>
      <w:r w:rsidRPr="001C7346">
        <w:rPr>
          <w:rFonts w:asciiTheme="minorHAnsi" w:hAnsiTheme="minorHAnsi" w:cstheme="minorHAnsi"/>
          <w:color w:val="000000"/>
          <w:lang w:val="en-GB"/>
        </w:rPr>
        <w:t> for him to walk.</w:t>
      </w:r>
      <w:r w:rsidRPr="001C7346">
        <w:rPr>
          <w:rFonts w:asciiTheme="minorHAnsi" w:hAnsiTheme="minorHAnsi" w:cstheme="minorHAnsi"/>
          <w:color w:val="000000"/>
          <w:lang w:val="en-GB"/>
        </w:rPr>
        <w:br/>
        <w:t> </w:t>
      </w:r>
      <w:r w:rsidRPr="001C7346">
        <w:rPr>
          <w:rStyle w:val="nfasis"/>
          <w:rFonts w:asciiTheme="minorHAnsi" w:hAnsiTheme="minorHAnsi" w:cstheme="minorHAnsi"/>
          <w:color w:val="000000"/>
          <w:lang w:val="en-GB"/>
        </w:rPr>
        <w:t>I haven't seen John </w:t>
      </w:r>
      <w:r w:rsidRPr="001C7346">
        <w:rPr>
          <w:rStyle w:val="Textoennegrita"/>
          <w:rFonts w:asciiTheme="minorHAnsi" w:hAnsiTheme="minorHAnsi" w:cstheme="minorHAnsi"/>
          <w:i/>
          <w:iCs/>
          <w:color w:val="000000"/>
          <w:lang w:val="en-GB"/>
        </w:rPr>
        <w:t>lately</w:t>
      </w:r>
      <w:r w:rsidRPr="001C7346">
        <w:rPr>
          <w:rFonts w:asciiTheme="minorHAnsi" w:hAnsiTheme="minorHAnsi" w:cstheme="minorHAnsi"/>
          <w:color w:val="000000"/>
          <w:lang w:val="en-GB"/>
        </w:rPr>
        <w:t xml:space="preserve">. </w:t>
      </w:r>
      <w:r w:rsidRPr="008E6643">
        <w:rPr>
          <w:rFonts w:asciiTheme="minorHAnsi" w:hAnsiTheme="minorHAnsi" w:cstheme="minorHAnsi"/>
          <w:color w:val="000000"/>
          <w:lang w:val="en-GB"/>
        </w:rPr>
        <w:t>= I haven't seen John </w:t>
      </w:r>
      <w:r w:rsidRPr="008E6643">
        <w:rPr>
          <w:rStyle w:val="Textoennegrita"/>
          <w:rFonts w:asciiTheme="minorHAnsi" w:hAnsiTheme="minorHAnsi" w:cstheme="minorHAnsi"/>
          <w:color w:val="000000"/>
          <w:lang w:val="en-GB"/>
        </w:rPr>
        <w:t>recently</w:t>
      </w:r>
      <w:r w:rsidRPr="008E6643">
        <w:rPr>
          <w:rFonts w:asciiTheme="minorHAnsi" w:hAnsiTheme="minorHAnsi" w:cstheme="minorHAnsi"/>
          <w:color w:val="000000"/>
          <w:lang w:val="en-GB"/>
        </w:rPr>
        <w:t>.</w:t>
      </w:r>
    </w:p>
    <w:p w14:paraId="53953F40" w14:textId="512771F1" w:rsidR="22AE9422" w:rsidRPr="001C7346" w:rsidRDefault="22AE9422" w:rsidP="22AE9422">
      <w:pPr>
        <w:spacing w:after="0" w:line="360" w:lineRule="auto"/>
        <w:rPr>
          <w:rFonts w:cstheme="minorHAnsi"/>
          <w:sz w:val="24"/>
          <w:szCs w:val="24"/>
          <w:lang w:val="en-GB"/>
        </w:rPr>
      </w:pPr>
    </w:p>
    <w:p w14:paraId="07BE23C6" w14:textId="4D95DC88" w:rsidR="005B1251" w:rsidRDefault="006164A2">
      <w:pPr>
        <w:spacing w:after="0" w:line="360" w:lineRule="auto"/>
        <w:rPr>
          <w:bCs/>
          <w:sz w:val="24"/>
          <w:szCs w:val="24"/>
          <w:lang w:val="en-US"/>
        </w:rPr>
      </w:pPr>
      <w:hyperlink r:id="rId26" w:history="1">
        <w:r w:rsidR="005B1251" w:rsidRPr="005B1251">
          <w:rPr>
            <w:rStyle w:val="Hipervnculo"/>
            <w:bCs/>
            <w:sz w:val="24"/>
            <w:szCs w:val="24"/>
            <w:lang w:val="en-US"/>
          </w:rPr>
          <w:t>https://learnenglish.britishcouncil.org/english-grammar-reference/adverbials-of-manner</w:t>
        </w:r>
      </w:hyperlink>
    </w:p>
    <w:p w14:paraId="093A24DA" w14:textId="77777777" w:rsidR="005B1251" w:rsidRPr="005B1251" w:rsidRDefault="005B1251">
      <w:pPr>
        <w:spacing w:after="0" w:line="360" w:lineRule="auto"/>
        <w:rPr>
          <w:bCs/>
          <w:sz w:val="24"/>
          <w:szCs w:val="24"/>
          <w:lang w:val="en-US"/>
        </w:rPr>
      </w:pPr>
    </w:p>
    <w:p w14:paraId="356E714A" w14:textId="2AA3490A" w:rsidR="003843F2" w:rsidRDefault="003843F2">
      <w:pPr>
        <w:spacing w:after="0" w:line="360" w:lineRule="auto"/>
        <w:rPr>
          <w:sz w:val="24"/>
          <w:szCs w:val="24"/>
          <w:lang w:val="en-US"/>
        </w:rPr>
      </w:pPr>
      <w:r>
        <w:rPr>
          <w:sz w:val="24"/>
          <w:szCs w:val="24"/>
          <w:lang w:val="en-US"/>
        </w:rPr>
        <w:t>Adverbs of frequency</w:t>
      </w:r>
      <w:r w:rsidR="001C7346">
        <w:rPr>
          <w:sz w:val="24"/>
          <w:szCs w:val="24"/>
          <w:lang w:val="en-US"/>
        </w:rPr>
        <w:t>: often, sometimes, never…</w:t>
      </w:r>
    </w:p>
    <w:p w14:paraId="68FCF601" w14:textId="77777777" w:rsidR="003843F2" w:rsidRDefault="003843F2">
      <w:pPr>
        <w:spacing w:after="0" w:line="360" w:lineRule="auto"/>
        <w:rPr>
          <w:i/>
          <w:sz w:val="24"/>
          <w:szCs w:val="24"/>
          <w:lang w:val="en-US"/>
        </w:rPr>
      </w:pPr>
      <w:r w:rsidRPr="003843F2">
        <w:rPr>
          <w:i/>
          <w:sz w:val="24"/>
          <w:szCs w:val="24"/>
          <w:lang w:val="en-US"/>
        </w:rPr>
        <w:t>Hardly ever, now and then, seldom</w:t>
      </w:r>
    </w:p>
    <w:p w14:paraId="6898E1E8" w14:textId="2C645685" w:rsidR="00567909" w:rsidRDefault="00567909">
      <w:pPr>
        <w:spacing w:after="0" w:line="360" w:lineRule="auto"/>
        <w:rPr>
          <w:sz w:val="24"/>
          <w:szCs w:val="24"/>
          <w:lang w:val="en-US"/>
        </w:rPr>
      </w:pPr>
    </w:p>
    <w:p w14:paraId="2057EE2E" w14:textId="526A2DF7" w:rsidR="001C7346" w:rsidRPr="00A273C2" w:rsidRDefault="00A273C2">
      <w:pPr>
        <w:spacing w:after="0" w:line="360" w:lineRule="auto"/>
        <w:rPr>
          <w:b/>
          <w:bCs/>
          <w:sz w:val="24"/>
          <w:szCs w:val="24"/>
          <w:lang w:val="en-US"/>
        </w:rPr>
      </w:pPr>
      <w:r w:rsidRPr="00A273C2">
        <w:rPr>
          <w:b/>
          <w:bCs/>
          <w:sz w:val="24"/>
          <w:szCs w:val="24"/>
          <w:lang w:val="en-US"/>
        </w:rPr>
        <w:t>Adjectives</w:t>
      </w:r>
    </w:p>
    <w:p w14:paraId="4E7233CC" w14:textId="77777777" w:rsidR="00A273C2" w:rsidRDefault="00A273C2">
      <w:pPr>
        <w:spacing w:after="0" w:line="360" w:lineRule="auto"/>
        <w:rPr>
          <w:sz w:val="24"/>
          <w:szCs w:val="24"/>
          <w:lang w:val="en-US"/>
        </w:rPr>
      </w:pPr>
    </w:p>
    <w:p w14:paraId="10C217E9" w14:textId="77777777" w:rsidR="00A273C2" w:rsidRPr="00A273C2" w:rsidRDefault="00A273C2" w:rsidP="00A273C2">
      <w:pPr>
        <w:rPr>
          <w:rFonts w:ascii="Calibri" w:eastAsia="Calibri" w:hAnsi="Calibri" w:cs="Calibri"/>
          <w:b/>
          <w:sz w:val="24"/>
          <w:szCs w:val="24"/>
          <w:lang w:val="en-US"/>
        </w:rPr>
      </w:pPr>
      <w:r w:rsidRPr="00A273C2">
        <w:rPr>
          <w:rFonts w:ascii="Calibri" w:eastAsia="Calibri" w:hAnsi="Calibri" w:cs="Calibri"/>
          <w:b/>
          <w:sz w:val="24"/>
          <w:szCs w:val="24"/>
          <w:lang w:val="en-US"/>
        </w:rPr>
        <w:t>High and tall</w:t>
      </w:r>
    </w:p>
    <w:p w14:paraId="011BF89A" w14:textId="77777777" w:rsidR="00A273C2" w:rsidRPr="00A273C2" w:rsidRDefault="00A273C2" w:rsidP="00A273C2">
      <w:pPr>
        <w:rPr>
          <w:rFonts w:ascii="Calibri" w:eastAsia="Calibri" w:hAnsi="Calibri" w:cs="Calibri"/>
          <w:sz w:val="24"/>
          <w:szCs w:val="24"/>
          <w:lang w:val="en-US"/>
        </w:rPr>
      </w:pPr>
      <w:r w:rsidRPr="00A273C2">
        <w:rPr>
          <w:rFonts w:ascii="Calibri" w:eastAsia="Calibri" w:hAnsi="Calibri" w:cs="Calibri"/>
          <w:sz w:val="24"/>
          <w:szCs w:val="24"/>
          <w:lang w:val="en-US"/>
        </w:rPr>
        <w:t>What is high and what is tall?</w:t>
      </w:r>
    </w:p>
    <w:p w14:paraId="291CCCD7" w14:textId="77777777" w:rsidR="00A273C2" w:rsidRPr="00A273C2" w:rsidRDefault="00A273C2" w:rsidP="00A273C2">
      <w:pPr>
        <w:rPr>
          <w:rFonts w:ascii="Calibri" w:eastAsia="Calibri" w:hAnsi="Calibri" w:cs="Calibri"/>
          <w:sz w:val="24"/>
          <w:szCs w:val="24"/>
          <w:lang w:val="en-US"/>
        </w:rPr>
      </w:pPr>
    </w:p>
    <w:p w14:paraId="50EB23FB" w14:textId="77777777" w:rsidR="00A273C2" w:rsidRPr="00A273C2" w:rsidRDefault="00A273C2" w:rsidP="00A273C2">
      <w:pPr>
        <w:rPr>
          <w:rFonts w:ascii="Calibri" w:eastAsia="Calibri" w:hAnsi="Calibri" w:cs="Calibri"/>
          <w:i/>
          <w:sz w:val="24"/>
          <w:szCs w:val="24"/>
          <w:lang w:val="en-US"/>
        </w:rPr>
      </w:pPr>
      <w:r w:rsidRPr="00A273C2">
        <w:rPr>
          <w:rFonts w:ascii="Calibri" w:eastAsia="Calibri" w:hAnsi="Calibri" w:cs="Calibri"/>
          <w:b/>
          <w:sz w:val="24"/>
          <w:szCs w:val="24"/>
          <w:lang w:val="en-US"/>
        </w:rPr>
        <w:lastRenderedPageBreak/>
        <w:t>Tall</w:t>
      </w:r>
      <w:r w:rsidRPr="00A273C2">
        <w:rPr>
          <w:rFonts w:ascii="Calibri" w:eastAsia="Calibri" w:hAnsi="Calibri" w:cs="Calibri"/>
          <w:sz w:val="24"/>
          <w:szCs w:val="24"/>
          <w:lang w:val="en-US"/>
        </w:rPr>
        <w:t>:  if a thing is higher than it is wide, then we use </w:t>
      </w:r>
      <w:r w:rsidRPr="00A273C2">
        <w:rPr>
          <w:rFonts w:ascii="Calibri" w:eastAsia="Calibri" w:hAnsi="Calibri" w:cs="Calibri"/>
          <w:bCs/>
          <w:i/>
          <w:sz w:val="24"/>
          <w:szCs w:val="24"/>
          <w:lang w:val="en-US"/>
        </w:rPr>
        <w:t>tall</w:t>
      </w:r>
      <w:r w:rsidRPr="00A273C2">
        <w:rPr>
          <w:rFonts w:ascii="Calibri" w:eastAsia="Calibri" w:hAnsi="Calibri" w:cs="Calibri"/>
          <w:sz w:val="24"/>
          <w:szCs w:val="24"/>
          <w:lang w:val="en-US"/>
        </w:rPr>
        <w:t>: people, trees, ladders, street lamps, buildings with a lot of floors are</w:t>
      </w:r>
      <w:r w:rsidRPr="00A273C2">
        <w:rPr>
          <w:rFonts w:ascii="Calibri" w:eastAsia="Calibri" w:hAnsi="Calibri" w:cs="Calibri"/>
          <w:b/>
          <w:sz w:val="24"/>
          <w:szCs w:val="24"/>
          <w:lang w:val="en-US"/>
        </w:rPr>
        <w:t xml:space="preserve"> </w:t>
      </w:r>
      <w:r w:rsidRPr="00A273C2">
        <w:rPr>
          <w:rFonts w:ascii="Calibri" w:eastAsia="Calibri" w:hAnsi="Calibri" w:cs="Calibri"/>
          <w:i/>
          <w:sz w:val="24"/>
          <w:szCs w:val="24"/>
          <w:lang w:val="en-US"/>
        </w:rPr>
        <w:t>tall:</w:t>
      </w:r>
    </w:p>
    <w:p w14:paraId="67D02B49" w14:textId="77777777" w:rsidR="00A273C2" w:rsidRPr="00A273C2" w:rsidRDefault="00A273C2" w:rsidP="00A273C2">
      <w:pPr>
        <w:rPr>
          <w:rFonts w:ascii="Calibri" w:eastAsia="Calibri" w:hAnsi="Calibri" w:cs="Calibri"/>
          <w:i/>
          <w:iCs/>
          <w:sz w:val="24"/>
          <w:szCs w:val="24"/>
          <w:lang w:val="en-US"/>
        </w:rPr>
      </w:pPr>
      <w:r w:rsidRPr="00A273C2">
        <w:rPr>
          <w:rFonts w:ascii="Calibri" w:eastAsia="Calibri" w:hAnsi="Calibri" w:cs="Calibri"/>
          <w:i/>
          <w:iCs/>
          <w:sz w:val="24"/>
          <w:szCs w:val="24"/>
          <w:lang w:val="en-US"/>
        </w:rPr>
        <w:t>This forest has very tall trees.</w:t>
      </w:r>
    </w:p>
    <w:p w14:paraId="3819829C" w14:textId="77777777" w:rsidR="00A273C2" w:rsidRPr="00A273C2" w:rsidRDefault="00A273C2" w:rsidP="00A273C2">
      <w:pPr>
        <w:rPr>
          <w:rFonts w:ascii="Calibri" w:eastAsia="Calibri" w:hAnsi="Calibri" w:cs="Calibri"/>
          <w:i/>
          <w:iCs/>
          <w:sz w:val="24"/>
          <w:szCs w:val="24"/>
          <w:lang w:val="en-US"/>
        </w:rPr>
      </w:pPr>
      <w:r w:rsidRPr="00A273C2">
        <w:rPr>
          <w:rFonts w:ascii="Calibri" w:eastAsia="Calibri" w:hAnsi="Calibri" w:cs="Calibri"/>
          <w:i/>
          <w:iCs/>
          <w:sz w:val="24"/>
          <w:szCs w:val="24"/>
          <w:lang w:val="en-US"/>
        </w:rPr>
        <w:t>I am 1,70 cm tall.</w:t>
      </w:r>
    </w:p>
    <w:p w14:paraId="45B47483" w14:textId="77777777" w:rsidR="00A273C2" w:rsidRPr="00A273C2" w:rsidRDefault="00A273C2" w:rsidP="00A273C2">
      <w:pPr>
        <w:rPr>
          <w:rFonts w:ascii="Calibri" w:eastAsia="Calibri" w:hAnsi="Calibri" w:cs="Calibri"/>
          <w:iCs/>
          <w:sz w:val="24"/>
          <w:szCs w:val="24"/>
          <w:lang w:val="en-US"/>
        </w:rPr>
      </w:pPr>
      <w:r w:rsidRPr="00A273C2">
        <w:rPr>
          <w:rFonts w:ascii="Calibri" w:eastAsia="Calibri" w:hAnsi="Calibri" w:cs="Calibri"/>
          <w:b/>
          <w:bCs/>
          <w:iCs/>
          <w:sz w:val="24"/>
          <w:szCs w:val="24"/>
          <w:lang w:val="en-US"/>
        </w:rPr>
        <w:t>High:</w:t>
      </w:r>
      <w:r w:rsidRPr="00A273C2">
        <w:rPr>
          <w:rFonts w:ascii="Calibri" w:eastAsia="Calibri" w:hAnsi="Calibri" w:cs="Calibri"/>
          <w:iCs/>
          <w:sz w:val="24"/>
          <w:szCs w:val="24"/>
          <w:lang w:val="en-US"/>
        </w:rPr>
        <w:t> we use </w:t>
      </w:r>
      <w:r w:rsidRPr="00A273C2">
        <w:rPr>
          <w:rFonts w:ascii="Calibri" w:eastAsia="Calibri" w:hAnsi="Calibri" w:cs="Calibri"/>
          <w:i/>
          <w:iCs/>
          <w:sz w:val="24"/>
          <w:szCs w:val="24"/>
          <w:lang w:val="en-US"/>
        </w:rPr>
        <w:t>high</w:t>
      </w:r>
      <w:r w:rsidRPr="00A273C2">
        <w:rPr>
          <w:rFonts w:ascii="Calibri" w:eastAsia="Calibri" w:hAnsi="Calibri" w:cs="Calibri"/>
          <w:iCs/>
          <w:sz w:val="24"/>
          <w:szCs w:val="24"/>
          <w:lang w:val="en-US"/>
        </w:rPr>
        <w:t> for things which are wider:</w:t>
      </w:r>
    </w:p>
    <w:p w14:paraId="36E69743" w14:textId="77777777" w:rsidR="00A273C2" w:rsidRPr="00A273C2" w:rsidRDefault="00A273C2" w:rsidP="00A273C2">
      <w:pPr>
        <w:rPr>
          <w:rFonts w:ascii="Calibri" w:eastAsia="Calibri" w:hAnsi="Calibri" w:cs="Calibri"/>
          <w:iCs/>
          <w:sz w:val="24"/>
          <w:szCs w:val="24"/>
          <w:lang w:val="en-US"/>
        </w:rPr>
      </w:pPr>
      <w:r w:rsidRPr="00A273C2">
        <w:rPr>
          <w:rFonts w:ascii="Calibri" w:eastAsia="Calibri" w:hAnsi="Calibri" w:cs="Calibri"/>
          <w:i/>
          <w:iCs/>
          <w:sz w:val="24"/>
          <w:szCs w:val="24"/>
          <w:lang w:val="en-US"/>
        </w:rPr>
        <w:t>There are some high mountains in Austria.</w:t>
      </w:r>
    </w:p>
    <w:p w14:paraId="4745BEBB" w14:textId="77777777" w:rsidR="00A273C2" w:rsidRPr="00A273C2" w:rsidRDefault="00A273C2" w:rsidP="00A273C2">
      <w:pPr>
        <w:rPr>
          <w:rFonts w:ascii="Calibri" w:eastAsia="Calibri" w:hAnsi="Calibri" w:cs="Calibri"/>
          <w:i/>
          <w:iCs/>
          <w:sz w:val="24"/>
          <w:szCs w:val="24"/>
          <w:lang w:val="en-US"/>
        </w:rPr>
      </w:pPr>
      <w:r w:rsidRPr="00A273C2">
        <w:rPr>
          <w:rFonts w:ascii="Calibri" w:eastAsia="Calibri" w:hAnsi="Calibri" w:cs="Calibri"/>
          <w:i/>
          <w:iCs/>
          <w:sz w:val="24"/>
          <w:szCs w:val="24"/>
          <w:lang w:val="en-US"/>
        </w:rPr>
        <w:t>Prisons have very high walls.</w:t>
      </w:r>
    </w:p>
    <w:p w14:paraId="59B2DA28" w14:textId="77777777" w:rsidR="00A273C2" w:rsidRPr="00A273C2" w:rsidRDefault="00A273C2" w:rsidP="00A273C2">
      <w:pPr>
        <w:rPr>
          <w:rFonts w:ascii="Calibri" w:eastAsia="Calibri" w:hAnsi="Calibri" w:cs="Calibri"/>
          <w:iCs/>
          <w:sz w:val="24"/>
          <w:szCs w:val="24"/>
          <w:lang w:val="en-US"/>
        </w:rPr>
      </w:pPr>
      <w:r w:rsidRPr="00A273C2">
        <w:rPr>
          <w:rFonts w:ascii="Calibri" w:eastAsia="Calibri" w:hAnsi="Calibri" w:cs="Calibri"/>
          <w:iCs/>
          <w:sz w:val="24"/>
          <w:szCs w:val="24"/>
          <w:lang w:val="en-US"/>
        </w:rPr>
        <w:t>When talking about measurements, </w:t>
      </w:r>
      <w:r w:rsidRPr="00A273C2">
        <w:rPr>
          <w:rFonts w:ascii="Calibri" w:eastAsia="Calibri" w:hAnsi="Calibri" w:cs="Calibri"/>
          <w:b/>
          <w:bCs/>
          <w:iCs/>
          <w:sz w:val="24"/>
          <w:szCs w:val="24"/>
          <w:lang w:val="en-US"/>
        </w:rPr>
        <w:t>Tall </w:t>
      </w:r>
      <w:r w:rsidRPr="00A273C2">
        <w:rPr>
          <w:rFonts w:ascii="Calibri" w:eastAsia="Calibri" w:hAnsi="Calibri" w:cs="Calibri"/>
          <w:iCs/>
          <w:sz w:val="24"/>
          <w:szCs w:val="24"/>
          <w:lang w:val="en-US"/>
        </w:rPr>
        <w:t>is used for people and </w:t>
      </w:r>
      <w:r w:rsidRPr="00A273C2">
        <w:rPr>
          <w:rFonts w:ascii="Calibri" w:eastAsia="Calibri" w:hAnsi="Calibri" w:cs="Calibri"/>
          <w:b/>
          <w:bCs/>
          <w:iCs/>
          <w:sz w:val="24"/>
          <w:szCs w:val="24"/>
          <w:lang w:val="en-US"/>
        </w:rPr>
        <w:t>High </w:t>
      </w:r>
      <w:r w:rsidRPr="00A273C2">
        <w:rPr>
          <w:rFonts w:ascii="Calibri" w:eastAsia="Calibri" w:hAnsi="Calibri" w:cs="Calibri"/>
          <w:iCs/>
          <w:sz w:val="24"/>
          <w:szCs w:val="24"/>
          <w:lang w:val="en-US"/>
        </w:rPr>
        <w:t>for things. There are things that can be “tall” or “high” depending on the context:</w:t>
      </w:r>
    </w:p>
    <w:p w14:paraId="3D6822A6" w14:textId="77777777" w:rsidR="00A273C2" w:rsidRPr="00A273C2" w:rsidRDefault="00A273C2" w:rsidP="00A273C2">
      <w:pPr>
        <w:rPr>
          <w:rFonts w:ascii="Calibri" w:eastAsia="Calibri" w:hAnsi="Calibri" w:cs="Calibri"/>
          <w:i/>
          <w:iCs/>
          <w:sz w:val="24"/>
          <w:szCs w:val="24"/>
          <w:lang w:val="en-US"/>
        </w:rPr>
      </w:pPr>
      <w:r w:rsidRPr="00A273C2">
        <w:rPr>
          <w:rFonts w:ascii="Calibri" w:eastAsia="Calibri" w:hAnsi="Calibri" w:cs="Calibri"/>
          <w:i/>
          <w:iCs/>
          <w:sz w:val="24"/>
          <w:szCs w:val="24"/>
          <w:lang w:val="en-US"/>
        </w:rPr>
        <w:t>I am 1,70 cm tall</w:t>
      </w:r>
    </w:p>
    <w:p w14:paraId="5F060648" w14:textId="77777777" w:rsidR="00A273C2" w:rsidRPr="00A273C2" w:rsidRDefault="00A273C2" w:rsidP="00A273C2">
      <w:pPr>
        <w:rPr>
          <w:rFonts w:ascii="Calibri" w:eastAsia="Calibri" w:hAnsi="Calibri" w:cs="Calibri"/>
          <w:iCs/>
          <w:sz w:val="24"/>
          <w:szCs w:val="24"/>
          <w:lang w:val="en-US"/>
        </w:rPr>
      </w:pPr>
      <w:r w:rsidRPr="00A273C2">
        <w:rPr>
          <w:rFonts w:ascii="Calibri" w:eastAsia="Calibri" w:hAnsi="Calibri" w:cs="Calibri"/>
          <w:i/>
          <w:iCs/>
          <w:sz w:val="24"/>
          <w:szCs w:val="24"/>
          <w:lang w:val="en-US"/>
        </w:rPr>
        <w:t>This building is 25 m high </w:t>
      </w:r>
      <w:del w:id="0" w:author="Unknown">
        <w:r w:rsidRPr="00A273C2">
          <w:rPr>
            <w:rFonts w:ascii="Calibri" w:eastAsia="Calibri" w:hAnsi="Calibri" w:cs="Calibri"/>
            <w:i/>
            <w:iCs/>
            <w:sz w:val="24"/>
            <w:szCs w:val="24"/>
            <w:lang w:val="en-US"/>
          </w:rPr>
          <w:delText>(tall) </w:delText>
        </w:r>
      </w:del>
      <w:r w:rsidRPr="00A273C2">
        <w:rPr>
          <w:rFonts w:ascii="Calibri" w:eastAsia="Calibri" w:hAnsi="Calibri" w:cs="Calibri"/>
          <w:i/>
          <w:iCs/>
          <w:sz w:val="24"/>
          <w:szCs w:val="24"/>
          <w:lang w:val="en-US"/>
        </w:rPr>
        <w:t>/ I live in a very tall building</w:t>
      </w:r>
    </w:p>
    <w:p w14:paraId="052BD90B" w14:textId="77777777" w:rsidR="00A273C2" w:rsidRPr="00A273C2" w:rsidRDefault="00A273C2" w:rsidP="00A273C2">
      <w:pPr>
        <w:rPr>
          <w:rFonts w:ascii="Calibri" w:eastAsia="Calibri" w:hAnsi="Calibri" w:cs="Calibri"/>
          <w:iCs/>
          <w:sz w:val="24"/>
          <w:szCs w:val="24"/>
          <w:lang w:val="en-US"/>
        </w:rPr>
      </w:pPr>
    </w:p>
    <w:p w14:paraId="7E322926" w14:textId="77777777" w:rsidR="00A273C2" w:rsidRPr="00A273C2" w:rsidRDefault="00A273C2" w:rsidP="00A273C2">
      <w:pPr>
        <w:rPr>
          <w:rFonts w:ascii="Calibri" w:eastAsia="Calibri" w:hAnsi="Calibri" w:cs="Calibri"/>
          <w:iCs/>
          <w:sz w:val="24"/>
          <w:szCs w:val="24"/>
          <w:lang w:val="en-US"/>
        </w:rPr>
      </w:pPr>
      <w:r w:rsidRPr="00A273C2">
        <w:rPr>
          <w:rFonts w:ascii="Calibri" w:eastAsia="Calibri" w:hAnsi="Calibri" w:cs="Calibri"/>
          <w:iCs/>
          <w:sz w:val="24"/>
          <w:szCs w:val="24"/>
          <w:lang w:val="en-US"/>
        </w:rPr>
        <w:t>The adjective </w:t>
      </w:r>
      <w:r w:rsidRPr="00A273C2">
        <w:rPr>
          <w:rFonts w:ascii="Calibri" w:eastAsia="Calibri" w:hAnsi="Calibri" w:cs="Calibri"/>
          <w:b/>
          <w:bCs/>
          <w:iCs/>
          <w:sz w:val="24"/>
          <w:szCs w:val="24"/>
          <w:lang w:val="en-US"/>
        </w:rPr>
        <w:t>High</w:t>
      </w:r>
      <w:r w:rsidRPr="00A273C2">
        <w:rPr>
          <w:rFonts w:ascii="Calibri" w:eastAsia="Calibri" w:hAnsi="Calibri" w:cs="Calibri"/>
          <w:iCs/>
          <w:sz w:val="24"/>
          <w:szCs w:val="24"/>
          <w:lang w:val="en-US"/>
        </w:rPr>
        <w:t> is used when talking about distance above the ground:</w:t>
      </w:r>
    </w:p>
    <w:p w14:paraId="656192CF" w14:textId="77777777" w:rsidR="00A273C2" w:rsidRPr="00A273C2" w:rsidRDefault="00A273C2" w:rsidP="00A273C2">
      <w:pPr>
        <w:rPr>
          <w:rFonts w:ascii="Calibri" w:eastAsia="Calibri" w:hAnsi="Calibri" w:cs="Calibri"/>
          <w:iCs/>
          <w:sz w:val="24"/>
          <w:szCs w:val="24"/>
          <w:lang w:val="en-US"/>
        </w:rPr>
      </w:pPr>
      <w:r w:rsidRPr="00A273C2">
        <w:rPr>
          <w:rFonts w:ascii="Calibri" w:eastAsia="Calibri" w:hAnsi="Calibri" w:cs="Calibri"/>
          <w:i/>
          <w:iCs/>
          <w:sz w:val="24"/>
          <w:szCs w:val="24"/>
          <w:lang w:val="en-US"/>
        </w:rPr>
        <w:t>The shelf is too high for me to reach. Can you help me?</w:t>
      </w:r>
    </w:p>
    <w:p w14:paraId="6B4A00B7" w14:textId="77777777" w:rsidR="00A273C2" w:rsidRPr="00A273C2" w:rsidRDefault="00A273C2" w:rsidP="00A273C2">
      <w:pPr>
        <w:rPr>
          <w:rFonts w:ascii="Calibri" w:eastAsia="Calibri" w:hAnsi="Calibri" w:cs="Calibri"/>
          <w:iCs/>
          <w:sz w:val="24"/>
          <w:szCs w:val="24"/>
          <w:lang w:val="en-US"/>
        </w:rPr>
      </w:pPr>
    </w:p>
    <w:p w14:paraId="110A4D71" w14:textId="24F9C2AD" w:rsidR="00A273C2" w:rsidRPr="00A273C2" w:rsidRDefault="00A273C2" w:rsidP="00A273C2">
      <w:pPr>
        <w:rPr>
          <w:rFonts w:ascii="Calibri" w:eastAsia="Calibri" w:hAnsi="Calibri" w:cs="Calibri"/>
          <w:bCs/>
          <w:iCs/>
          <w:sz w:val="24"/>
          <w:szCs w:val="24"/>
          <w:lang w:val="en-US"/>
        </w:rPr>
      </w:pPr>
      <w:r w:rsidRPr="00A273C2">
        <w:rPr>
          <w:rFonts w:ascii="Calibri" w:eastAsia="Calibri" w:hAnsi="Calibri" w:cs="Calibri"/>
          <w:bCs/>
          <w:iCs/>
          <w:sz w:val="24"/>
          <w:szCs w:val="24"/>
          <w:lang w:val="en-US"/>
        </w:rPr>
        <w:t xml:space="preserve">The clouds are very </w:t>
      </w:r>
      <w:r w:rsidRPr="00A273C2">
        <w:rPr>
          <w:rFonts w:ascii="Calibri" w:eastAsia="Calibri" w:hAnsi="Calibri" w:cs="Calibri"/>
          <w:b/>
          <w:bCs/>
          <w:iCs/>
          <w:sz w:val="24"/>
          <w:szCs w:val="24"/>
          <w:lang w:val="en-US"/>
        </w:rPr>
        <w:t xml:space="preserve">high </w:t>
      </w:r>
      <w:r w:rsidRPr="00A273C2">
        <w:rPr>
          <w:rFonts w:ascii="Calibri" w:eastAsia="Calibri" w:hAnsi="Calibri" w:cs="Calibri"/>
          <w:bCs/>
          <w:iCs/>
          <w:sz w:val="24"/>
          <w:szCs w:val="24"/>
          <w:lang w:val="en-US"/>
        </w:rPr>
        <w:t>today</w:t>
      </w:r>
    </w:p>
    <w:p w14:paraId="53499D53" w14:textId="1CAE2F02" w:rsidR="00A273C2" w:rsidRPr="00A273C2" w:rsidRDefault="00A273C2" w:rsidP="00A273C2">
      <w:pPr>
        <w:rPr>
          <w:rFonts w:ascii="Calibri" w:eastAsia="Calibri" w:hAnsi="Calibri" w:cs="Calibri"/>
          <w:bCs/>
          <w:iCs/>
          <w:sz w:val="24"/>
          <w:szCs w:val="24"/>
          <w:lang w:val="en-US"/>
        </w:rPr>
      </w:pPr>
      <w:r w:rsidRPr="00A273C2">
        <w:rPr>
          <w:rFonts w:ascii="Calibri" w:eastAsia="Calibri" w:hAnsi="Calibri" w:cs="Calibri"/>
          <w:bCs/>
          <w:iCs/>
          <w:sz w:val="24"/>
          <w:szCs w:val="24"/>
          <w:lang w:val="en-US"/>
        </w:rPr>
        <w:t xml:space="preserve">This park has very </w:t>
      </w:r>
      <w:r w:rsidRPr="00A273C2">
        <w:rPr>
          <w:rFonts w:ascii="Calibri" w:eastAsia="Calibri" w:hAnsi="Calibri" w:cs="Calibri"/>
          <w:b/>
          <w:bCs/>
          <w:iCs/>
          <w:sz w:val="24"/>
          <w:szCs w:val="24"/>
          <w:lang w:val="en-US"/>
        </w:rPr>
        <w:t>tall</w:t>
      </w:r>
      <w:r w:rsidRPr="00A273C2">
        <w:rPr>
          <w:rFonts w:ascii="Calibri" w:eastAsia="Calibri" w:hAnsi="Calibri" w:cs="Calibri"/>
          <w:bCs/>
          <w:iCs/>
          <w:sz w:val="24"/>
          <w:szCs w:val="24"/>
          <w:lang w:val="en-US"/>
        </w:rPr>
        <w:t xml:space="preserve"> trees</w:t>
      </w:r>
    </w:p>
    <w:p w14:paraId="4A25589C" w14:textId="77777777" w:rsidR="00A273C2" w:rsidRPr="00A273C2" w:rsidRDefault="00A273C2" w:rsidP="00A273C2">
      <w:pPr>
        <w:rPr>
          <w:rFonts w:ascii="Calibri" w:eastAsia="Calibri" w:hAnsi="Calibri" w:cs="Calibri"/>
          <w:b/>
          <w:bCs/>
          <w:iCs/>
          <w:sz w:val="24"/>
          <w:szCs w:val="24"/>
          <w:lang w:val="en-US"/>
        </w:rPr>
      </w:pPr>
      <w:r w:rsidRPr="00A273C2">
        <w:rPr>
          <w:rFonts w:ascii="Calibri" w:eastAsia="Calibri" w:hAnsi="Calibri" w:cs="Calibri"/>
          <w:bCs/>
          <w:iCs/>
          <w:sz w:val="24"/>
          <w:szCs w:val="24"/>
          <w:lang w:val="en-US"/>
        </w:rPr>
        <w:t xml:space="preserve">The woman is six feet </w:t>
      </w:r>
      <w:r w:rsidRPr="00A273C2">
        <w:rPr>
          <w:rFonts w:ascii="Calibri" w:eastAsia="Calibri" w:hAnsi="Calibri" w:cs="Calibri"/>
          <w:b/>
          <w:bCs/>
          <w:iCs/>
          <w:sz w:val="24"/>
          <w:szCs w:val="24"/>
          <w:lang w:val="en-US"/>
        </w:rPr>
        <w:t>tall.</w:t>
      </w:r>
    </w:p>
    <w:p w14:paraId="15C54240" w14:textId="77777777" w:rsidR="00A273C2" w:rsidRPr="00A273C2" w:rsidRDefault="00A273C2" w:rsidP="00A273C2">
      <w:pPr>
        <w:rPr>
          <w:rFonts w:ascii="Calibri" w:eastAsia="Calibri" w:hAnsi="Calibri" w:cs="Calibri"/>
          <w:bCs/>
          <w:iCs/>
          <w:sz w:val="24"/>
          <w:szCs w:val="24"/>
          <w:lang w:val="en-US"/>
        </w:rPr>
      </w:pPr>
      <w:r w:rsidRPr="00A273C2">
        <w:rPr>
          <w:rFonts w:ascii="Calibri" w:eastAsia="Calibri" w:hAnsi="Calibri" w:cs="Calibri"/>
          <w:bCs/>
          <w:iCs/>
          <w:sz w:val="24"/>
          <w:szCs w:val="24"/>
          <w:lang w:val="en-US"/>
        </w:rPr>
        <w:t xml:space="preserve">What is the </w:t>
      </w:r>
      <w:r w:rsidRPr="00A273C2">
        <w:rPr>
          <w:rFonts w:ascii="Calibri" w:eastAsia="Calibri" w:hAnsi="Calibri" w:cs="Calibri"/>
          <w:b/>
          <w:bCs/>
          <w:iCs/>
          <w:sz w:val="24"/>
          <w:szCs w:val="24"/>
          <w:lang w:val="en-US"/>
        </w:rPr>
        <w:t>highest</w:t>
      </w:r>
      <w:r w:rsidRPr="00A273C2">
        <w:rPr>
          <w:rFonts w:ascii="Calibri" w:eastAsia="Calibri" w:hAnsi="Calibri" w:cs="Calibri"/>
          <w:bCs/>
          <w:iCs/>
          <w:sz w:val="24"/>
          <w:szCs w:val="24"/>
          <w:lang w:val="en-US"/>
        </w:rPr>
        <w:t xml:space="preserve"> mountain in the world?</w:t>
      </w:r>
    </w:p>
    <w:p w14:paraId="4B8B421A" w14:textId="77777777" w:rsidR="00A273C2" w:rsidRPr="00A273C2" w:rsidRDefault="00A273C2" w:rsidP="00A273C2">
      <w:pPr>
        <w:rPr>
          <w:rFonts w:ascii="Calibri" w:eastAsia="Calibri" w:hAnsi="Calibri" w:cs="Calibri"/>
          <w:bCs/>
          <w:iCs/>
          <w:sz w:val="24"/>
          <w:szCs w:val="24"/>
          <w:lang w:val="en-US"/>
        </w:rPr>
      </w:pPr>
      <w:r w:rsidRPr="00A273C2">
        <w:rPr>
          <w:rFonts w:ascii="Calibri" w:eastAsia="Calibri" w:hAnsi="Calibri" w:cs="Calibri"/>
          <w:bCs/>
          <w:iCs/>
          <w:sz w:val="24"/>
          <w:szCs w:val="24"/>
          <w:lang w:val="en-US"/>
        </w:rPr>
        <w:t xml:space="preserve">This building is 75 </w:t>
      </w:r>
      <w:r w:rsidRPr="00A273C2">
        <w:rPr>
          <w:rFonts w:ascii="Calibri" w:eastAsia="Calibri" w:hAnsi="Calibri" w:cs="Calibri"/>
          <w:bCs/>
          <w:iCs/>
          <w:sz w:val="24"/>
          <w:szCs w:val="24"/>
          <w:lang w:val="en-GB"/>
        </w:rPr>
        <w:t xml:space="preserve">metres </w:t>
      </w:r>
      <w:r w:rsidRPr="00A273C2">
        <w:rPr>
          <w:rFonts w:ascii="Calibri" w:eastAsia="Calibri" w:hAnsi="Calibri" w:cs="Calibri"/>
          <w:b/>
          <w:bCs/>
          <w:iCs/>
          <w:sz w:val="24"/>
          <w:szCs w:val="24"/>
          <w:lang w:val="en-GB"/>
        </w:rPr>
        <w:t>high.</w:t>
      </w:r>
    </w:p>
    <w:p w14:paraId="3873C9C5" w14:textId="77777777" w:rsidR="00A273C2" w:rsidRPr="00A273C2" w:rsidRDefault="00A273C2" w:rsidP="00A273C2">
      <w:pPr>
        <w:rPr>
          <w:rFonts w:ascii="Calibri" w:eastAsia="Calibri" w:hAnsi="Calibri" w:cs="Calibri"/>
          <w:bCs/>
          <w:iCs/>
          <w:sz w:val="24"/>
          <w:szCs w:val="24"/>
          <w:lang w:val="en-US"/>
        </w:rPr>
      </w:pPr>
      <w:r w:rsidRPr="00A273C2">
        <w:rPr>
          <w:rFonts w:ascii="Calibri" w:eastAsia="Calibri" w:hAnsi="Calibri" w:cs="Calibri"/>
          <w:bCs/>
          <w:iCs/>
          <w:sz w:val="24"/>
          <w:szCs w:val="24"/>
          <w:lang w:val="en-US"/>
        </w:rPr>
        <w:t xml:space="preserve">This is a very </w:t>
      </w:r>
      <w:r w:rsidRPr="00A273C2">
        <w:rPr>
          <w:rFonts w:ascii="Calibri" w:eastAsia="Calibri" w:hAnsi="Calibri" w:cs="Calibri"/>
          <w:b/>
          <w:bCs/>
          <w:iCs/>
          <w:sz w:val="24"/>
          <w:szCs w:val="24"/>
          <w:lang w:val="en-US"/>
        </w:rPr>
        <w:t>tall</w:t>
      </w:r>
      <w:r w:rsidRPr="00A273C2">
        <w:rPr>
          <w:rFonts w:ascii="Calibri" w:eastAsia="Calibri" w:hAnsi="Calibri" w:cs="Calibri"/>
          <w:bCs/>
          <w:iCs/>
          <w:sz w:val="24"/>
          <w:szCs w:val="24"/>
          <w:lang w:val="en-US"/>
        </w:rPr>
        <w:t xml:space="preserve"> building. It has 30 floors.</w:t>
      </w:r>
    </w:p>
    <w:p w14:paraId="4D105ABD" w14:textId="77777777" w:rsidR="00A273C2" w:rsidRPr="00A273C2" w:rsidRDefault="00A273C2" w:rsidP="00A273C2">
      <w:pPr>
        <w:rPr>
          <w:rFonts w:ascii="Calibri" w:eastAsia="Calibri" w:hAnsi="Calibri" w:cs="Calibri"/>
          <w:bCs/>
          <w:iCs/>
          <w:sz w:val="24"/>
          <w:szCs w:val="24"/>
          <w:lang w:val="en-US"/>
        </w:rPr>
      </w:pPr>
      <w:r w:rsidRPr="00A273C2">
        <w:rPr>
          <w:rFonts w:ascii="Calibri" w:eastAsia="Calibri" w:hAnsi="Calibri" w:cs="Calibri"/>
          <w:bCs/>
          <w:iCs/>
          <w:sz w:val="24"/>
          <w:szCs w:val="24"/>
          <w:lang w:val="en-US"/>
        </w:rPr>
        <w:t xml:space="preserve">The fence was too </w:t>
      </w:r>
      <w:r w:rsidRPr="00A273C2">
        <w:rPr>
          <w:rFonts w:ascii="Calibri" w:eastAsia="Calibri" w:hAnsi="Calibri" w:cs="Calibri"/>
          <w:b/>
          <w:bCs/>
          <w:iCs/>
          <w:sz w:val="24"/>
          <w:szCs w:val="24"/>
          <w:lang w:val="en-US"/>
        </w:rPr>
        <w:t>high</w:t>
      </w:r>
      <w:r w:rsidRPr="00A273C2">
        <w:rPr>
          <w:rFonts w:ascii="Calibri" w:eastAsia="Calibri" w:hAnsi="Calibri" w:cs="Calibri"/>
          <w:bCs/>
          <w:iCs/>
          <w:sz w:val="24"/>
          <w:szCs w:val="24"/>
          <w:lang w:val="en-US"/>
        </w:rPr>
        <w:t xml:space="preserve"> for a man of his age to climb</w:t>
      </w:r>
    </w:p>
    <w:p w14:paraId="0775EC24" w14:textId="77777777" w:rsidR="00A273C2" w:rsidRPr="00A273C2" w:rsidRDefault="00A273C2" w:rsidP="00A273C2">
      <w:pPr>
        <w:rPr>
          <w:rFonts w:ascii="Calibri" w:eastAsia="Calibri" w:hAnsi="Calibri" w:cs="Calibri"/>
          <w:bCs/>
          <w:iCs/>
          <w:sz w:val="24"/>
          <w:szCs w:val="24"/>
          <w:lang w:val="en-US"/>
        </w:rPr>
      </w:pPr>
    </w:p>
    <w:p w14:paraId="51F0CEA2" w14:textId="26DB4A1D" w:rsidR="00A273C2" w:rsidRPr="00A273C2" w:rsidRDefault="00A273C2" w:rsidP="00A273C2">
      <w:pPr>
        <w:rPr>
          <w:rFonts w:ascii="Calibri" w:eastAsia="Calibri" w:hAnsi="Calibri" w:cs="Calibri"/>
          <w:iCs/>
          <w:sz w:val="24"/>
          <w:szCs w:val="24"/>
          <w:lang w:val="en-US"/>
        </w:rPr>
      </w:pPr>
    </w:p>
    <w:p w14:paraId="1E34077A" w14:textId="77777777" w:rsidR="00A273C2" w:rsidRPr="00A273C2" w:rsidRDefault="00A273C2" w:rsidP="00A273C2">
      <w:pPr>
        <w:rPr>
          <w:rFonts w:ascii="Calibri" w:eastAsia="Calibri" w:hAnsi="Calibri" w:cs="Calibri"/>
          <w:iCs/>
          <w:sz w:val="24"/>
          <w:szCs w:val="24"/>
          <w:lang w:val="en-US"/>
        </w:rPr>
      </w:pPr>
    </w:p>
    <w:p w14:paraId="3F508D45" w14:textId="10485980" w:rsidR="001C7346" w:rsidRDefault="001C7346">
      <w:pPr>
        <w:spacing w:after="0" w:line="360" w:lineRule="auto"/>
        <w:rPr>
          <w:sz w:val="24"/>
          <w:szCs w:val="24"/>
          <w:lang w:val="en-US"/>
        </w:rPr>
      </w:pPr>
    </w:p>
    <w:p w14:paraId="429E3747" w14:textId="4ABB65F9" w:rsidR="001C7346" w:rsidRDefault="001C7346">
      <w:pPr>
        <w:spacing w:after="0" w:line="360" w:lineRule="auto"/>
        <w:rPr>
          <w:sz w:val="24"/>
          <w:szCs w:val="24"/>
          <w:lang w:val="en-US"/>
        </w:rPr>
      </w:pPr>
    </w:p>
    <w:p w14:paraId="1243F0BB" w14:textId="5376DF4B" w:rsidR="001C7346" w:rsidRDefault="001C7346">
      <w:pPr>
        <w:spacing w:after="0" w:line="360" w:lineRule="auto"/>
        <w:rPr>
          <w:sz w:val="24"/>
          <w:szCs w:val="24"/>
          <w:lang w:val="en-US"/>
        </w:rPr>
      </w:pPr>
    </w:p>
    <w:p w14:paraId="12612447" w14:textId="33B97E14" w:rsidR="001C7346" w:rsidRDefault="001C7346">
      <w:pPr>
        <w:spacing w:after="0" w:line="360" w:lineRule="auto"/>
        <w:rPr>
          <w:sz w:val="24"/>
          <w:szCs w:val="24"/>
          <w:lang w:val="en-US"/>
        </w:rPr>
      </w:pPr>
    </w:p>
    <w:p w14:paraId="6E268746" w14:textId="5720899B" w:rsidR="001C7346" w:rsidRDefault="001C7346">
      <w:pPr>
        <w:spacing w:after="0" w:line="360" w:lineRule="auto"/>
        <w:rPr>
          <w:sz w:val="24"/>
          <w:szCs w:val="24"/>
          <w:lang w:val="en-US"/>
        </w:rPr>
      </w:pPr>
    </w:p>
    <w:p w14:paraId="164BDED8" w14:textId="77B0CEA5" w:rsidR="001C7346" w:rsidRDefault="001C7346">
      <w:pPr>
        <w:spacing w:after="0" w:line="360" w:lineRule="auto"/>
        <w:rPr>
          <w:sz w:val="24"/>
          <w:szCs w:val="24"/>
          <w:lang w:val="en-US"/>
        </w:rPr>
      </w:pPr>
    </w:p>
    <w:p w14:paraId="54F48966" w14:textId="4447F8D4" w:rsidR="001C7346" w:rsidRDefault="001C7346">
      <w:pPr>
        <w:spacing w:after="0" w:line="360" w:lineRule="auto"/>
        <w:rPr>
          <w:sz w:val="24"/>
          <w:szCs w:val="24"/>
          <w:lang w:val="en-US"/>
        </w:rPr>
      </w:pPr>
    </w:p>
    <w:p w14:paraId="1821B0A3" w14:textId="5F822BF6" w:rsidR="001C7346" w:rsidRDefault="001C7346">
      <w:pPr>
        <w:spacing w:after="0" w:line="360" w:lineRule="auto"/>
        <w:rPr>
          <w:sz w:val="24"/>
          <w:szCs w:val="24"/>
          <w:lang w:val="en-US"/>
        </w:rPr>
      </w:pPr>
    </w:p>
    <w:p w14:paraId="1FDD78E6" w14:textId="0E73E50D" w:rsidR="001C7346" w:rsidRDefault="001C7346">
      <w:pPr>
        <w:spacing w:after="0" w:line="360" w:lineRule="auto"/>
        <w:rPr>
          <w:sz w:val="24"/>
          <w:szCs w:val="24"/>
          <w:lang w:val="en-US"/>
        </w:rPr>
      </w:pPr>
    </w:p>
    <w:p w14:paraId="0F26E0DE" w14:textId="77777777" w:rsidR="001C7346" w:rsidRDefault="001C7346">
      <w:pPr>
        <w:spacing w:after="0" w:line="360" w:lineRule="auto"/>
        <w:rPr>
          <w:sz w:val="24"/>
          <w:szCs w:val="24"/>
          <w:lang w:val="en-US"/>
        </w:rPr>
      </w:pPr>
    </w:p>
    <w:p w14:paraId="224041DF" w14:textId="77777777" w:rsidR="00EC19B8" w:rsidRDefault="00EC19B8">
      <w:pPr>
        <w:spacing w:after="0" w:line="360" w:lineRule="auto"/>
        <w:rPr>
          <w:sz w:val="24"/>
          <w:szCs w:val="24"/>
          <w:lang w:val="en-US"/>
        </w:rPr>
      </w:pPr>
      <w:r>
        <w:rPr>
          <w:sz w:val="24"/>
          <w:szCs w:val="24"/>
          <w:lang w:val="en-US"/>
        </w:rPr>
        <w:t>Complete the text with suitable adverbs. Use the adjectives in the box to make adverbs.</w:t>
      </w:r>
    </w:p>
    <w:p w14:paraId="162BBA11" w14:textId="77777777" w:rsidR="003843F2" w:rsidRDefault="00EC19B8">
      <w:pPr>
        <w:spacing w:after="0" w:line="360" w:lineRule="auto"/>
        <w:rPr>
          <w:sz w:val="24"/>
          <w:szCs w:val="24"/>
          <w:lang w:val="en-US"/>
        </w:rPr>
      </w:pPr>
      <w:r>
        <w:rPr>
          <w:noProof/>
        </w:rPr>
        <w:drawing>
          <wp:inline distT="0" distB="0" distL="0" distR="0" wp14:anchorId="24B377BA" wp14:editId="783DA8EA">
            <wp:extent cx="5496450" cy="416283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7">
                      <a:extLst>
                        <a:ext uri="{28A0092B-C50C-407E-A947-70E740481C1C}">
                          <a14:useLocalDpi xmlns:a14="http://schemas.microsoft.com/office/drawing/2010/main" val="0"/>
                        </a:ext>
                      </a:extLst>
                    </a:blip>
                    <a:stretch>
                      <a:fillRect/>
                    </a:stretch>
                  </pic:blipFill>
                  <pic:spPr>
                    <a:xfrm>
                      <a:off x="0" y="0"/>
                      <a:ext cx="5496450" cy="4162832"/>
                    </a:xfrm>
                    <a:prstGeom prst="rect">
                      <a:avLst/>
                    </a:prstGeom>
                  </pic:spPr>
                </pic:pic>
              </a:graphicData>
            </a:graphic>
          </wp:inline>
        </w:drawing>
      </w:r>
    </w:p>
    <w:p w14:paraId="268DDE8B" w14:textId="77777777" w:rsidR="000248C8" w:rsidRDefault="000248C8">
      <w:pPr>
        <w:spacing w:after="0" w:line="360" w:lineRule="auto"/>
        <w:rPr>
          <w:b/>
          <w:sz w:val="24"/>
          <w:szCs w:val="24"/>
        </w:rPr>
      </w:pPr>
    </w:p>
    <w:p w14:paraId="2B9F2F19" w14:textId="77777777" w:rsidR="000248C8" w:rsidRDefault="00961FD1">
      <w:pPr>
        <w:spacing w:after="0" w:line="360" w:lineRule="auto"/>
        <w:rPr>
          <w:b/>
          <w:sz w:val="24"/>
          <w:szCs w:val="24"/>
          <w:lang w:val="en-US"/>
        </w:rPr>
      </w:pPr>
      <w:r>
        <w:rPr>
          <w:b/>
          <w:sz w:val="24"/>
          <w:szCs w:val="24"/>
          <w:lang w:val="en-US"/>
        </w:rPr>
        <w:t xml:space="preserve">Correct the mistakes in this text: </w:t>
      </w:r>
    </w:p>
    <w:p w14:paraId="14DE9931" w14:textId="77777777" w:rsidR="000248C8" w:rsidRDefault="00961FD1">
      <w:pPr>
        <w:spacing w:after="0" w:line="360" w:lineRule="auto"/>
        <w:rPr>
          <w:sz w:val="24"/>
          <w:szCs w:val="24"/>
          <w:lang w:val="en-US"/>
        </w:rPr>
      </w:pPr>
      <w:r>
        <w:rPr>
          <w:sz w:val="24"/>
          <w:szCs w:val="24"/>
          <w:lang w:val="en-US"/>
        </w:rPr>
        <w:t xml:space="preserve">Sometimes I wonder what people in other countries think about us. We are no longer among the rich and powerfuls of Europe. In a very short period, we seem to have turned into the poor and weaks. The situation is appalled. You cannot walk down a street in our cities without seeing a homeless. The unemployed stand around on our street corners. The </w:t>
      </w:r>
      <w:r>
        <w:rPr>
          <w:sz w:val="24"/>
          <w:szCs w:val="24"/>
          <w:lang w:val="en-US"/>
        </w:rPr>
        <w:lastRenderedPageBreak/>
        <w:t>old and sick receives no help. Why are we no longer shocking that this is going on? It is like this everywhere? Does the Japanese and the Canadian have the same problems? I doubt it. The unthinkable have happened here and we must do something about it soon.</w:t>
      </w:r>
    </w:p>
    <w:p w14:paraId="3AA7AEBD" w14:textId="77777777" w:rsidR="000248C8" w:rsidRDefault="000248C8">
      <w:pPr>
        <w:spacing w:after="0" w:line="360" w:lineRule="auto"/>
        <w:rPr>
          <w:sz w:val="24"/>
          <w:szCs w:val="24"/>
          <w:lang w:val="en-US"/>
        </w:rPr>
      </w:pPr>
    </w:p>
    <w:p w14:paraId="4DE75C81" w14:textId="77777777" w:rsidR="000248C8" w:rsidRDefault="000248C8">
      <w:pPr>
        <w:rPr>
          <w:sz w:val="24"/>
          <w:szCs w:val="24"/>
          <w:lang w:val="en-US"/>
        </w:rPr>
      </w:pPr>
    </w:p>
    <w:sectPr w:rsidR="000248C8">
      <w:headerReference w:type="default" r:id="rId2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AF20FD" w14:textId="77777777" w:rsidR="006164A2" w:rsidRDefault="006164A2">
      <w:pPr>
        <w:spacing w:after="0" w:line="240" w:lineRule="auto"/>
      </w:pPr>
      <w:r>
        <w:separator/>
      </w:r>
    </w:p>
  </w:endnote>
  <w:endnote w:type="continuationSeparator" w:id="0">
    <w:p w14:paraId="76BD769F" w14:textId="77777777" w:rsidR="006164A2" w:rsidRDefault="00616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9FFD66" w14:textId="77777777" w:rsidR="006164A2" w:rsidRDefault="006164A2">
      <w:pPr>
        <w:spacing w:after="0" w:line="240" w:lineRule="auto"/>
      </w:pPr>
      <w:r>
        <w:separator/>
      </w:r>
    </w:p>
  </w:footnote>
  <w:footnote w:type="continuationSeparator" w:id="0">
    <w:p w14:paraId="3DD9F65B" w14:textId="77777777" w:rsidR="006164A2" w:rsidRDefault="006164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BF06B7" w14:textId="77777777" w:rsidR="000248C8" w:rsidRDefault="00961FD1">
    <w:pPr>
      <w:pStyle w:val="Encabezado"/>
    </w:pPr>
    <w:r>
      <w:rPr>
        <w:noProof/>
        <w:lang w:eastAsia="es-ES"/>
      </w:rPr>
      <w:drawing>
        <wp:anchor distT="0" distB="0" distL="114300" distR="114300" simplePos="0" relativeHeight="251658240" behindDoc="0" locked="0" layoutInCell="1" allowOverlap="1" wp14:anchorId="5448BEF5" wp14:editId="05D29486">
          <wp:simplePos x="0" y="0"/>
          <wp:positionH relativeFrom="column">
            <wp:posOffset>-1384935</wp:posOffset>
          </wp:positionH>
          <wp:positionV relativeFrom="paragraph">
            <wp:posOffset>-190500</wp:posOffset>
          </wp:positionV>
          <wp:extent cx="8888730" cy="1048385"/>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8888730" cy="104838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C20EC1"/>
    <w:multiLevelType w:val="multilevel"/>
    <w:tmpl w:val="26C20EC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97E6319"/>
    <w:multiLevelType w:val="hybridMultilevel"/>
    <w:tmpl w:val="293A2322"/>
    <w:lvl w:ilvl="0" w:tplc="BA7E0662">
      <w:numFmt w:val="bullet"/>
      <w:lvlText w:val="-"/>
      <w:lvlJc w:val="left"/>
      <w:pPr>
        <w:ind w:left="1080" w:hanging="360"/>
      </w:pPr>
      <w:rPr>
        <w:rFonts w:ascii="Arial" w:eastAsiaTheme="minorHAnsi" w:hAnsi="Arial" w:cs="Arial" w:hint="default"/>
        <w:color w:val="202122"/>
        <w:sz w:val="2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64E86B42"/>
    <w:multiLevelType w:val="multilevel"/>
    <w:tmpl w:val="06CC2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524513A"/>
    <w:multiLevelType w:val="multilevel"/>
    <w:tmpl w:val="652451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D3C5D71"/>
    <w:multiLevelType w:val="hybridMultilevel"/>
    <w:tmpl w:val="788E7C80"/>
    <w:lvl w:ilvl="0" w:tplc="DDDE3E7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A571BEB"/>
    <w:multiLevelType w:val="multilevel"/>
    <w:tmpl w:val="7A571BE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0"/>
  </w:num>
  <w:num w:numId="3">
    <w:abstractNumId w:val="3"/>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1C13"/>
    <w:rsid w:val="000248C8"/>
    <w:rsid w:val="00057AE6"/>
    <w:rsid w:val="00081370"/>
    <w:rsid w:val="00083FF2"/>
    <w:rsid w:val="000F3F55"/>
    <w:rsid w:val="001014F5"/>
    <w:rsid w:val="00156DC9"/>
    <w:rsid w:val="00184D5D"/>
    <w:rsid w:val="00196A96"/>
    <w:rsid w:val="001C7346"/>
    <w:rsid w:val="00280023"/>
    <w:rsid w:val="002B43BD"/>
    <w:rsid w:val="002C37D1"/>
    <w:rsid w:val="002D7FEC"/>
    <w:rsid w:val="0030042C"/>
    <w:rsid w:val="00316B1B"/>
    <w:rsid w:val="003263F8"/>
    <w:rsid w:val="00360159"/>
    <w:rsid w:val="00381C13"/>
    <w:rsid w:val="003843F2"/>
    <w:rsid w:val="003D4DA9"/>
    <w:rsid w:val="003D74FE"/>
    <w:rsid w:val="003E4D77"/>
    <w:rsid w:val="003E5513"/>
    <w:rsid w:val="004062B8"/>
    <w:rsid w:val="00406C82"/>
    <w:rsid w:val="004930A7"/>
    <w:rsid w:val="004D6774"/>
    <w:rsid w:val="004E0F5D"/>
    <w:rsid w:val="004E6075"/>
    <w:rsid w:val="005154D9"/>
    <w:rsid w:val="00567909"/>
    <w:rsid w:val="005A49B3"/>
    <w:rsid w:val="005B1251"/>
    <w:rsid w:val="005C2CCD"/>
    <w:rsid w:val="005E0674"/>
    <w:rsid w:val="00602E59"/>
    <w:rsid w:val="006164A2"/>
    <w:rsid w:val="006269EC"/>
    <w:rsid w:val="006537E1"/>
    <w:rsid w:val="006708BD"/>
    <w:rsid w:val="006709AC"/>
    <w:rsid w:val="00680B4F"/>
    <w:rsid w:val="006C2912"/>
    <w:rsid w:val="006C3945"/>
    <w:rsid w:val="006D3725"/>
    <w:rsid w:val="00711921"/>
    <w:rsid w:val="00732203"/>
    <w:rsid w:val="00766772"/>
    <w:rsid w:val="007A63DE"/>
    <w:rsid w:val="007B30BE"/>
    <w:rsid w:val="007C1A89"/>
    <w:rsid w:val="00812F02"/>
    <w:rsid w:val="00816FD9"/>
    <w:rsid w:val="008327F8"/>
    <w:rsid w:val="00845DAA"/>
    <w:rsid w:val="00857DA3"/>
    <w:rsid w:val="00864985"/>
    <w:rsid w:val="00885320"/>
    <w:rsid w:val="00891C4B"/>
    <w:rsid w:val="008A7EB9"/>
    <w:rsid w:val="008C789E"/>
    <w:rsid w:val="008E6643"/>
    <w:rsid w:val="00941F84"/>
    <w:rsid w:val="00961FD1"/>
    <w:rsid w:val="00976804"/>
    <w:rsid w:val="009C0EBB"/>
    <w:rsid w:val="00A273C2"/>
    <w:rsid w:val="00A70B50"/>
    <w:rsid w:val="00A86079"/>
    <w:rsid w:val="00AB11FD"/>
    <w:rsid w:val="00AB676E"/>
    <w:rsid w:val="00AD0DBE"/>
    <w:rsid w:val="00AE6A0E"/>
    <w:rsid w:val="00AF6784"/>
    <w:rsid w:val="00AF6FBB"/>
    <w:rsid w:val="00B427F7"/>
    <w:rsid w:val="00B46079"/>
    <w:rsid w:val="00B55583"/>
    <w:rsid w:val="00B64D8B"/>
    <w:rsid w:val="00B75BA4"/>
    <w:rsid w:val="00B9184E"/>
    <w:rsid w:val="00B965BA"/>
    <w:rsid w:val="00BE2AE9"/>
    <w:rsid w:val="00C20F64"/>
    <w:rsid w:val="00C4411D"/>
    <w:rsid w:val="00CA73C3"/>
    <w:rsid w:val="00CE342B"/>
    <w:rsid w:val="00D03FAB"/>
    <w:rsid w:val="00D157A9"/>
    <w:rsid w:val="00D56FEA"/>
    <w:rsid w:val="00DA2051"/>
    <w:rsid w:val="00DB2A45"/>
    <w:rsid w:val="00DE5E05"/>
    <w:rsid w:val="00E36C5F"/>
    <w:rsid w:val="00E64F52"/>
    <w:rsid w:val="00EA6B7E"/>
    <w:rsid w:val="00EC19B8"/>
    <w:rsid w:val="00F50CB8"/>
    <w:rsid w:val="00FA4B65"/>
    <w:rsid w:val="00FC6395"/>
    <w:rsid w:val="094D6327"/>
    <w:rsid w:val="1ABE3BE2"/>
    <w:rsid w:val="1D25000D"/>
    <w:rsid w:val="22AE9422"/>
    <w:rsid w:val="2FECFA91"/>
    <w:rsid w:val="30979979"/>
    <w:rsid w:val="34706375"/>
    <w:rsid w:val="3B519245"/>
    <w:rsid w:val="46C4BC3A"/>
    <w:rsid w:val="4CBFDC69"/>
    <w:rsid w:val="4DC6951B"/>
    <w:rsid w:val="51EEE260"/>
    <w:rsid w:val="57E4D2C5"/>
    <w:rsid w:val="5E9F603F"/>
    <w:rsid w:val="64A74F8C"/>
    <w:rsid w:val="66A178B8"/>
    <w:rsid w:val="66AAC3C7"/>
    <w:rsid w:val="676D446D"/>
    <w:rsid w:val="6ABABB3D"/>
    <w:rsid w:val="6AE07803"/>
    <w:rsid w:val="70D4727D"/>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BA1DB"/>
  <w15:docId w15:val="{346CB9DA-B2A6-4A4A-9AE3-F80CC9D62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qFormat/>
    <w:pPr>
      <w:tabs>
        <w:tab w:val="center" w:pos="4513"/>
        <w:tab w:val="right" w:pos="9026"/>
      </w:tabs>
      <w:spacing w:after="0" w:line="240" w:lineRule="auto"/>
    </w:pPr>
  </w:style>
  <w:style w:type="paragraph" w:styleId="Piedepgina">
    <w:name w:val="footer"/>
    <w:basedOn w:val="Normal"/>
    <w:link w:val="PiedepginaCar"/>
    <w:uiPriority w:val="99"/>
    <w:unhideWhenUsed/>
    <w:qFormat/>
    <w:pPr>
      <w:tabs>
        <w:tab w:val="center" w:pos="4513"/>
        <w:tab w:val="right" w:pos="9026"/>
      </w:tabs>
      <w:spacing w:after="0" w:line="240" w:lineRule="auto"/>
    </w:pPr>
  </w:style>
  <w:style w:type="character" w:styleId="Hipervnculo">
    <w:name w:val="Hyperlink"/>
    <w:basedOn w:val="Fuentedeprrafopredeter"/>
    <w:uiPriority w:val="99"/>
    <w:unhideWhenUsed/>
    <w:qFormat/>
    <w:rPr>
      <w:color w:val="0563C1" w:themeColor="hyperlink"/>
      <w:u w:val="single"/>
    </w:rPr>
  </w:style>
  <w:style w:type="character" w:styleId="Hipervnculovisitado">
    <w:name w:val="FollowedHyperlink"/>
    <w:basedOn w:val="Fuentedeprrafopredeter"/>
    <w:uiPriority w:val="99"/>
    <w:semiHidden/>
    <w:unhideWhenUsed/>
    <w:qFormat/>
    <w:rPr>
      <w:color w:val="954F72" w:themeColor="followedHyperlink"/>
      <w:u w:val="single"/>
    </w:rPr>
  </w:style>
  <w:style w:type="table" w:styleId="Tablaconcuadrcula">
    <w:name w:val="Table Grid"/>
    <w:basedOn w:val="Tablanormal"/>
    <w:uiPriority w:val="5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99"/>
    <w:qFormat/>
    <w:pPr>
      <w:ind w:left="720"/>
      <w:contextualSpacing/>
    </w:pPr>
  </w:style>
  <w:style w:type="character" w:customStyle="1" w:styleId="EncabezadoCar">
    <w:name w:val="Encabezado Car"/>
    <w:basedOn w:val="Fuentedeprrafopredeter"/>
    <w:link w:val="Encabezado"/>
    <w:uiPriority w:val="99"/>
    <w:qFormat/>
  </w:style>
  <w:style w:type="character" w:customStyle="1" w:styleId="PiedepginaCar">
    <w:name w:val="Pie de página Car"/>
    <w:basedOn w:val="Fuentedeprrafopredeter"/>
    <w:link w:val="Piedepgina"/>
    <w:uiPriority w:val="99"/>
    <w:qFormat/>
  </w:style>
  <w:style w:type="character" w:styleId="Mencinsinresolver">
    <w:name w:val="Unresolved Mention"/>
    <w:basedOn w:val="Fuentedeprrafopredeter"/>
    <w:uiPriority w:val="99"/>
    <w:semiHidden/>
    <w:unhideWhenUsed/>
    <w:rsid w:val="00567909"/>
    <w:rPr>
      <w:color w:val="605E5C"/>
      <w:shd w:val="clear" w:color="auto" w:fill="E1DFDD"/>
    </w:rPr>
  </w:style>
  <w:style w:type="paragraph" w:styleId="NormalWeb">
    <w:name w:val="Normal (Web)"/>
    <w:basedOn w:val="Normal"/>
    <w:uiPriority w:val="99"/>
    <w:semiHidden/>
    <w:unhideWhenUsed/>
    <w:rsid w:val="001C734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1C7346"/>
    <w:rPr>
      <w:i/>
      <w:iCs/>
    </w:rPr>
  </w:style>
  <w:style w:type="character" w:styleId="Textoennegrita">
    <w:name w:val="Strong"/>
    <w:basedOn w:val="Fuentedeprrafopredeter"/>
    <w:uiPriority w:val="22"/>
    <w:qFormat/>
    <w:rsid w:val="001C7346"/>
    <w:rPr>
      <w:b/>
      <w:bCs/>
    </w:rPr>
  </w:style>
  <w:style w:type="character" w:styleId="Refdecomentario">
    <w:name w:val="annotation reference"/>
    <w:basedOn w:val="Fuentedeprrafopredeter"/>
    <w:uiPriority w:val="99"/>
    <w:semiHidden/>
    <w:unhideWhenUsed/>
    <w:rsid w:val="001C7346"/>
    <w:rPr>
      <w:sz w:val="16"/>
      <w:szCs w:val="16"/>
    </w:rPr>
  </w:style>
  <w:style w:type="paragraph" w:styleId="Textocomentario">
    <w:name w:val="annotation text"/>
    <w:basedOn w:val="Normal"/>
    <w:link w:val="TextocomentarioCar"/>
    <w:uiPriority w:val="99"/>
    <w:semiHidden/>
    <w:unhideWhenUsed/>
    <w:rsid w:val="001C734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C7346"/>
    <w:rPr>
      <w:lang w:eastAsia="en-US"/>
    </w:rPr>
  </w:style>
  <w:style w:type="paragraph" w:styleId="Asuntodelcomentario">
    <w:name w:val="annotation subject"/>
    <w:basedOn w:val="Textocomentario"/>
    <w:next w:val="Textocomentario"/>
    <w:link w:val="AsuntodelcomentarioCar"/>
    <w:uiPriority w:val="99"/>
    <w:semiHidden/>
    <w:unhideWhenUsed/>
    <w:rsid w:val="001C7346"/>
    <w:rPr>
      <w:b/>
      <w:bCs/>
    </w:rPr>
  </w:style>
  <w:style w:type="character" w:customStyle="1" w:styleId="AsuntodelcomentarioCar">
    <w:name w:val="Asunto del comentario Car"/>
    <w:basedOn w:val="TextocomentarioCar"/>
    <w:link w:val="Asuntodelcomentario"/>
    <w:uiPriority w:val="99"/>
    <w:semiHidden/>
    <w:rsid w:val="001C7346"/>
    <w:rPr>
      <w:b/>
      <w:bCs/>
      <w:lang w:eastAsia="en-US"/>
    </w:rPr>
  </w:style>
  <w:style w:type="paragraph" w:styleId="Textodeglobo">
    <w:name w:val="Balloon Text"/>
    <w:basedOn w:val="Normal"/>
    <w:link w:val="TextodegloboCar"/>
    <w:uiPriority w:val="99"/>
    <w:semiHidden/>
    <w:unhideWhenUsed/>
    <w:rsid w:val="001C734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C7346"/>
    <w:rPr>
      <w:rFonts w:ascii="Segoe UI" w:hAnsi="Segoe UI" w:cs="Segoe U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1903658">
      <w:bodyDiv w:val="1"/>
      <w:marLeft w:val="0"/>
      <w:marRight w:val="0"/>
      <w:marTop w:val="0"/>
      <w:marBottom w:val="0"/>
      <w:divBdr>
        <w:top w:val="none" w:sz="0" w:space="0" w:color="auto"/>
        <w:left w:val="none" w:sz="0" w:space="0" w:color="auto"/>
        <w:bottom w:val="none" w:sz="0" w:space="0" w:color="auto"/>
        <w:right w:val="none" w:sz="0" w:space="0" w:color="auto"/>
      </w:divBdr>
      <w:divsChild>
        <w:div w:id="1314793877">
          <w:blockQuote w:val="1"/>
          <w:marLeft w:val="450"/>
          <w:marRight w:val="450"/>
          <w:marTop w:val="360"/>
          <w:marBottom w:val="360"/>
          <w:divBdr>
            <w:top w:val="none" w:sz="0" w:space="0" w:color="auto"/>
            <w:left w:val="none" w:sz="0" w:space="0" w:color="auto"/>
            <w:bottom w:val="none" w:sz="0" w:space="0" w:color="auto"/>
            <w:right w:val="none" w:sz="0" w:space="0" w:color="auto"/>
          </w:divBdr>
        </w:div>
        <w:div w:id="1542477828">
          <w:blockQuote w:val="1"/>
          <w:marLeft w:val="450"/>
          <w:marRight w:val="450"/>
          <w:marTop w:val="360"/>
          <w:marBottom w:val="360"/>
          <w:divBdr>
            <w:top w:val="none" w:sz="0" w:space="0" w:color="auto"/>
            <w:left w:val="none" w:sz="0" w:space="0" w:color="auto"/>
            <w:bottom w:val="none" w:sz="0" w:space="0" w:color="auto"/>
            <w:right w:val="none" w:sz="0" w:space="0" w:color="auto"/>
          </w:divBdr>
        </w:div>
      </w:divsChild>
    </w:div>
    <w:div w:id="1019157287">
      <w:bodyDiv w:val="1"/>
      <w:marLeft w:val="0"/>
      <w:marRight w:val="0"/>
      <w:marTop w:val="0"/>
      <w:marBottom w:val="0"/>
      <w:divBdr>
        <w:top w:val="none" w:sz="0" w:space="0" w:color="auto"/>
        <w:left w:val="none" w:sz="0" w:space="0" w:color="auto"/>
        <w:bottom w:val="none" w:sz="0" w:space="0" w:color="auto"/>
        <w:right w:val="none" w:sz="0" w:space="0" w:color="auto"/>
      </w:divBdr>
      <w:divsChild>
        <w:div w:id="1222326034">
          <w:blockQuote w:val="1"/>
          <w:marLeft w:val="450"/>
          <w:marRight w:val="450"/>
          <w:marTop w:val="360"/>
          <w:marBottom w:val="360"/>
          <w:divBdr>
            <w:top w:val="none" w:sz="0" w:space="0" w:color="auto"/>
            <w:left w:val="none" w:sz="0" w:space="0" w:color="auto"/>
            <w:bottom w:val="none" w:sz="0" w:space="0" w:color="auto"/>
            <w:right w:val="none" w:sz="0" w:space="0" w:color="auto"/>
          </w:divBdr>
        </w:div>
      </w:divsChild>
    </w:div>
    <w:div w:id="2132359588">
      <w:bodyDiv w:val="1"/>
      <w:marLeft w:val="0"/>
      <w:marRight w:val="0"/>
      <w:marTop w:val="0"/>
      <w:marBottom w:val="0"/>
      <w:divBdr>
        <w:top w:val="none" w:sz="0" w:space="0" w:color="auto"/>
        <w:left w:val="none" w:sz="0" w:space="0" w:color="auto"/>
        <w:bottom w:val="none" w:sz="0" w:space="0" w:color="auto"/>
        <w:right w:val="none" w:sz="0" w:space="0" w:color="auto"/>
      </w:divBdr>
      <w:divsChild>
        <w:div w:id="358818386">
          <w:blockQuote w:val="1"/>
          <w:marLeft w:val="450"/>
          <w:marRight w:val="450"/>
          <w:marTop w:val="360"/>
          <w:marBottom w:val="360"/>
          <w:divBdr>
            <w:top w:val="none" w:sz="0" w:space="0" w:color="auto"/>
            <w:left w:val="none" w:sz="0" w:space="0" w:color="auto"/>
            <w:bottom w:val="none" w:sz="0" w:space="0" w:color="auto"/>
            <w:right w:val="none" w:sz="0" w:space="0" w:color="auto"/>
          </w:divBdr>
        </w:div>
        <w:div w:id="607738764">
          <w:blockQuote w:val="1"/>
          <w:marLeft w:val="450"/>
          <w:marRight w:val="450"/>
          <w:marTop w:val="360"/>
          <w:marBottom w:val="360"/>
          <w:divBdr>
            <w:top w:val="none" w:sz="0" w:space="0" w:color="auto"/>
            <w:left w:val="none" w:sz="0" w:space="0" w:color="auto"/>
            <w:bottom w:val="none" w:sz="0" w:space="0" w:color="auto"/>
            <w:right w:val="none" w:sz="0" w:space="0" w:color="auto"/>
          </w:divBdr>
        </w:div>
        <w:div w:id="956911268">
          <w:blockQuote w:val="1"/>
          <w:marLeft w:val="450"/>
          <w:marRight w:val="450"/>
          <w:marTop w:val="360"/>
          <w:marBottom w:val="36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gif"/><Relationship Id="rId18" Type="http://schemas.openxmlformats.org/officeDocument/2006/relationships/image" Target="media/image7.gif"/><Relationship Id="rId26" Type="http://schemas.openxmlformats.org/officeDocument/2006/relationships/hyperlink" Target="https://learnenglish.britishcouncil.org/english-grammar-reference/adverbials-of-manner" TargetMode="External"/><Relationship Id="rId3" Type="http://schemas.openxmlformats.org/officeDocument/2006/relationships/customXml" Target="../customXml/item3.xml"/><Relationship Id="rId21" Type="http://schemas.openxmlformats.org/officeDocument/2006/relationships/image" Target="media/image10.gif"/><Relationship Id="rId7" Type="http://schemas.openxmlformats.org/officeDocument/2006/relationships/settings" Target="settings.xml"/><Relationship Id="rId12" Type="http://schemas.openxmlformats.org/officeDocument/2006/relationships/hyperlink" Target="https://www.quora.com/Which-are-the-best-review-sites-and-why" TargetMode="External"/><Relationship Id="rId17" Type="http://schemas.openxmlformats.org/officeDocument/2006/relationships/image" Target="media/image6.gif"/><Relationship Id="rId25" Type="http://schemas.openxmlformats.org/officeDocument/2006/relationships/hyperlink" Target="https://learnenglish.britishcouncil.org/node/1306/" TargetMode="External"/><Relationship Id="rId2" Type="http://schemas.openxmlformats.org/officeDocument/2006/relationships/customXml" Target="../customXml/item2.xml"/><Relationship Id="rId16" Type="http://schemas.openxmlformats.org/officeDocument/2006/relationships/image" Target="media/image5.gif"/><Relationship Id="rId20" Type="http://schemas.openxmlformats.org/officeDocument/2006/relationships/image" Target="media/image9.gi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learnenglish.britishcouncil.org/english-grammar-reference/adjectives" TargetMode="External"/><Relationship Id="rId5" Type="http://schemas.openxmlformats.org/officeDocument/2006/relationships/numbering" Target="numbering.xml"/><Relationship Id="rId15" Type="http://schemas.openxmlformats.org/officeDocument/2006/relationships/image" Target="media/image4.gif"/><Relationship Id="rId23" Type="http://schemas.openxmlformats.org/officeDocument/2006/relationships/hyperlink" Target="https://learnenglishteens.britishcouncil.org/skills/writing/intermediate-b1-writing/website-review" TargetMode="External"/><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gi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gif"/><Relationship Id="rId22" Type="http://schemas.openxmlformats.org/officeDocument/2006/relationships/image" Target="media/image11.gif"/><Relationship Id="rId27" Type="http://schemas.openxmlformats.org/officeDocument/2006/relationships/image" Target="media/image12.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0A9F4C019A55C5419AE66930E3A2BB77" ma:contentTypeVersion="4" ma:contentTypeDescription="Crear nuevo documento." ma:contentTypeScope="" ma:versionID="6761d8c05e5fce87ae643fbd9f08f083">
  <xsd:schema xmlns:xsd="http://www.w3.org/2001/XMLSchema" xmlns:xs="http://www.w3.org/2001/XMLSchema" xmlns:p="http://schemas.microsoft.com/office/2006/metadata/properties" xmlns:ns2="99f7897c-c193-4819-a9d9-cf5c57ad1b70" targetNamespace="http://schemas.microsoft.com/office/2006/metadata/properties" ma:root="true" ma:fieldsID="8e2f3415540ad3d1cf25a0358d169ff5" ns2:_="">
    <xsd:import namespace="99f7897c-c193-4819-a9d9-cf5c57ad1b7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f7897c-c193-4819-a9d9-cf5c57ad1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41C567F5-D544-4AEB-9101-E74BD446C27B}"/>
</file>

<file path=customXml/itemProps2.xml><?xml version="1.0" encoding="utf-8"?>
<ds:datastoreItem xmlns:ds="http://schemas.openxmlformats.org/officeDocument/2006/customXml" ds:itemID="{3E494B41-B08D-4063-9435-F4E1F3AF0A3C}">
  <ds:schemaRefs>
    <ds:schemaRef ds:uri="http://schemas.microsoft.com/sharepoint/v3/contenttype/forms"/>
  </ds:schemaRefs>
</ds:datastoreItem>
</file>

<file path=customXml/itemProps3.xml><?xml version="1.0" encoding="utf-8"?>
<ds:datastoreItem xmlns:ds="http://schemas.openxmlformats.org/officeDocument/2006/customXml" ds:itemID="{6A1E3AC8-4911-41B5-A412-E756943D69C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9</Pages>
  <Words>1140</Words>
  <Characters>6273</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Emilia</dc:creator>
  <cp:lastModifiedBy>Emilia Pauna</cp:lastModifiedBy>
  <cp:revision>12</cp:revision>
  <dcterms:created xsi:type="dcterms:W3CDTF">2018-10-03T21:19:00Z</dcterms:created>
  <dcterms:modified xsi:type="dcterms:W3CDTF">2020-11-11T21:15:00Z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3082-11.2.0.8991</vt:lpwstr>
  </property>
  <property fmtid="{D5CDD505-2E9C-101B-9397-08002B2CF9AE}" pid="3" name="ContentTypeId">
    <vt:lpwstr>0x0101000A9F4C019A55C5419AE66930E3A2BB77</vt:lpwstr>
  </property>
</Properties>
</file>